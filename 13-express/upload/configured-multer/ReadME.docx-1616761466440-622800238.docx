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2D71" w:rsidRDefault="00B211CC" w:rsidP="00B211CC">
      <w:pPr>
        <w:pStyle w:val="Titel"/>
      </w:pPr>
      <w:r>
        <w:t>Redaktionelles HR Angebot</w:t>
      </w:r>
    </w:p>
    <w:p w:rsidR="00B211CC" w:rsidRPr="00B211CC" w:rsidRDefault="00B211CC" w:rsidP="00B211CC">
      <w:pPr>
        <w:pStyle w:val="berschrift2"/>
      </w:pPr>
      <w:r w:rsidRPr="00B211CC">
        <w:t>Umantis Lexware CMS</w:t>
      </w:r>
    </w:p>
    <w:p w:rsidR="00B211CC" w:rsidRDefault="00B211CC" w:rsidP="00B211CC">
      <w:r w:rsidRPr="00B211CC">
        <w:t>D</w:t>
      </w:r>
      <w:r>
        <w:t xml:space="preserve">ie redaktionelle Arbeit </w:t>
      </w:r>
      <w:proofErr w:type="gramStart"/>
      <w:r>
        <w:t>des Arbeit</w:t>
      </w:r>
      <w:proofErr w:type="gramEnd"/>
      <w:r>
        <w:t xml:space="preserve"> der HR besteht unter anderem daraus Stellenanzeigen entsprechend der Anforderungen der jeweiligen Abteilungen in redaktionelle Stellenangeboten für die geeigneten Bewerber zu formulieren.</w:t>
      </w:r>
    </w:p>
    <w:p w:rsidR="00B211CC" w:rsidRDefault="00B211CC" w:rsidP="00B211CC">
      <w:r>
        <w:t xml:space="preserve">Umantis Lexware ist ein fremdeingekauftes CMS, das eine online Redaktion und Publizierung auf einem Server von Umantis erlaubt. </w:t>
      </w:r>
      <w:r w:rsidR="007F2D3C">
        <w:t xml:space="preserve">Sämtliche </w:t>
      </w:r>
      <w:r>
        <w:t xml:space="preserve">Daten </w:t>
      </w:r>
      <w:r w:rsidR="007F2D3C">
        <w:t xml:space="preserve">(Stellenangebote, Stellenaufrufe, Bewerbungsverläufe, Bewerberdaten etc.) </w:t>
      </w:r>
      <w:r>
        <w:t>werden</w:t>
      </w:r>
      <w:r w:rsidR="007F2D3C">
        <w:t xml:space="preserve"> von Umantis gehostet und gespeichert.</w:t>
      </w:r>
    </w:p>
    <w:p w:rsidR="00BC3EBE" w:rsidRDefault="007F2D3C" w:rsidP="00B211CC">
      <w:r>
        <w:t>Zugang zum CMS erhält man über Benutzer Konten mit verschiedenen Rechten. Die Entwicklung</w:t>
      </w:r>
      <w:r w:rsidR="00BC3EBE">
        <w:t xml:space="preserve"> </w:t>
      </w:r>
      <w:r>
        <w:t>verfügt über ein Benutzer Konto mit Administrationsrechten.</w:t>
      </w:r>
      <w:r w:rsidR="00BC3EBE">
        <w:t xml:space="preserve"> Mit diesem Konto ist es möglich in der Online Redaktionsoberfläche von umantis </w:t>
      </w:r>
    </w:p>
    <w:p w:rsidR="00BC3EBE" w:rsidRDefault="00BC3EBE" w:rsidP="00BC3EBE">
      <w:pPr>
        <w:pStyle w:val="Listenabsatz"/>
        <w:numPr>
          <w:ilvl w:val="0"/>
          <w:numId w:val="1"/>
        </w:numPr>
      </w:pPr>
      <w:r>
        <w:t>HTML Templates zu konfigurieren oder neu anzulegen</w:t>
      </w:r>
    </w:p>
    <w:p w:rsidR="00BC3EBE" w:rsidRPr="00BC3EBE" w:rsidRDefault="00BC3EBE" w:rsidP="00BC3EBE">
      <w:pPr>
        <w:pStyle w:val="Listenabsatz"/>
        <w:numPr>
          <w:ilvl w:val="0"/>
          <w:numId w:val="1"/>
        </w:numPr>
      </w:pPr>
      <w:r w:rsidRPr="00BC3EBE">
        <w:t>HTML, CSS, JS Assets hoch</w:t>
      </w:r>
      <w:r>
        <w:t xml:space="preserve"> zu laden und damit auf dem Server abzulegen</w:t>
      </w:r>
    </w:p>
    <w:p w:rsidR="007F2D3C" w:rsidRDefault="00BC3EBE" w:rsidP="00BC3EBE">
      <w:pPr>
        <w:pStyle w:val="Listenabsatz"/>
        <w:numPr>
          <w:ilvl w:val="0"/>
          <w:numId w:val="1"/>
        </w:numPr>
      </w:pPr>
      <w:r>
        <w:t>Test Stellenanzeigen anzulegen und zur Verfügung zu stellen</w:t>
      </w:r>
    </w:p>
    <w:p w:rsidR="00BC3EBE" w:rsidRDefault="00BC3EBE" w:rsidP="00BC3EBE">
      <w:pPr>
        <w:pStyle w:val="Listenabsatz"/>
        <w:numPr>
          <w:ilvl w:val="0"/>
          <w:numId w:val="1"/>
        </w:numPr>
      </w:pPr>
      <w:r>
        <w:t xml:space="preserve">Ein eigenes CSS </w:t>
      </w:r>
      <w:proofErr w:type="gramStart"/>
      <w:r>
        <w:t>auf die dynamische Webseiten</w:t>
      </w:r>
      <w:proofErr w:type="gramEnd"/>
      <w:r>
        <w:t xml:space="preserve"> von umantis anzuwenden</w:t>
      </w:r>
    </w:p>
    <w:p w:rsidR="004F1486" w:rsidRDefault="004F1486" w:rsidP="004F1486">
      <w:r>
        <w:t xml:space="preserve">[BILD </w:t>
      </w:r>
      <w:proofErr w:type="gramStart"/>
      <w:r>
        <w:t>Backend</w:t>
      </w:r>
      <w:proofErr w:type="gramEnd"/>
      <w:r>
        <w:t>!]</w:t>
      </w:r>
    </w:p>
    <w:p w:rsidR="007F2D3C" w:rsidRPr="00B211CC" w:rsidRDefault="007F2D3C" w:rsidP="007F2D3C">
      <w:pPr>
        <w:pStyle w:val="berschrift2"/>
      </w:pPr>
      <w:r>
        <w:t>Aufgabengebiet Entwicklung und QM</w:t>
      </w:r>
    </w:p>
    <w:p w:rsidR="007F2D3C" w:rsidRDefault="00B75530" w:rsidP="007F2D3C">
      <w:r>
        <w:t>Aktuelle Aufgaben finden sich auf dem Jira Board (</w:t>
      </w:r>
      <w:hyperlink r:id="rId7" w:history="1">
        <w:r>
          <w:rPr>
            <w:rStyle w:val="Hyperlink"/>
          </w:rPr>
          <w:t>https://jira.dw.com/secure/RapidBoard.jspa?rapidView=331&amp;selectedIssue=WEBDEV-822</w:t>
        </w:r>
      </w:hyperlink>
      <w:r>
        <w:t>) wieder. Es gibt darüber hinaus besprochene Services/Produkt En</w:t>
      </w:r>
      <w:r w:rsidR="0045249F">
        <w:t>t</w:t>
      </w:r>
      <w:r>
        <w:t xml:space="preserve">wicklungen, die </w:t>
      </w:r>
      <w:r w:rsidR="0045249F">
        <w:t>auf</w:t>
      </w:r>
      <w:r>
        <w:t xml:space="preserve"> </w:t>
      </w:r>
      <w:proofErr w:type="spellStart"/>
      <w:r>
        <w:t>confluence</w:t>
      </w:r>
      <w:r w:rsidR="0045249F">
        <w:t>-space</w:t>
      </w:r>
      <w:proofErr w:type="spellEnd"/>
      <w:r w:rsidR="0045249F">
        <w:t xml:space="preserve"> der HR </w:t>
      </w:r>
      <w:r>
        <w:t>grob angerissen sind (</w:t>
      </w:r>
      <w:hyperlink r:id="rId8" w:history="1">
        <w:r>
          <w:rPr>
            <w:rStyle w:val="Hyperlink"/>
          </w:rPr>
          <w:t>https://confluence.dw.com/display/HREXTERN/Weiterentwicklung+umantis</w:t>
        </w:r>
      </w:hyperlink>
      <w:r>
        <w:t>)</w:t>
      </w:r>
      <w:r w:rsidR="0045249F">
        <w:t xml:space="preserve"> und konkretisiert werden wenn sie angegangen werden</w:t>
      </w:r>
      <w:r w:rsidR="007F2D3C">
        <w:t>.</w:t>
      </w:r>
    </w:p>
    <w:p w:rsidR="00B75530" w:rsidRDefault="00B75530" w:rsidP="007F2D3C">
      <w:r>
        <w:t xml:space="preserve">Technisch </w:t>
      </w:r>
      <w:r w:rsidR="00484579">
        <w:t xml:space="preserve">gesehen </w:t>
      </w:r>
      <w:r>
        <w:t>liegt der Aufgabenschwerpunkt im Frontend:</w:t>
      </w:r>
    </w:p>
    <w:p w:rsidR="00B75530" w:rsidRDefault="00B75530" w:rsidP="00B75530">
      <w:pPr>
        <w:pStyle w:val="Listenabsatz"/>
        <w:numPr>
          <w:ilvl w:val="0"/>
          <w:numId w:val="1"/>
        </w:numPr>
      </w:pPr>
      <w:r>
        <w:t>Stellenanzeigen Templates</w:t>
      </w:r>
    </w:p>
    <w:p w:rsidR="00B75530" w:rsidRDefault="00B75530" w:rsidP="00B75530">
      <w:pPr>
        <w:pStyle w:val="Listenabsatz"/>
        <w:numPr>
          <w:ilvl w:val="0"/>
          <w:numId w:val="1"/>
        </w:numPr>
      </w:pPr>
      <w:r w:rsidRPr="00B75530">
        <w:t xml:space="preserve">CSS Design der </w:t>
      </w:r>
      <w:r w:rsidR="000B57AB">
        <w:t>dynamischen Webseiten Templates von Umantis</w:t>
      </w:r>
      <w:r w:rsidRPr="00B75530">
        <w:t xml:space="preserve"> (das eigene CSS wird zuletzt ge</w:t>
      </w:r>
      <w:r>
        <w:t>laden und überschreibt das Umantis CSS</w:t>
      </w:r>
      <w:r w:rsidRPr="00B75530">
        <w:t>)</w:t>
      </w:r>
    </w:p>
    <w:p w:rsidR="00B75530" w:rsidRDefault="00B75530" w:rsidP="00B75530">
      <w:pPr>
        <w:pStyle w:val="Listenabsatz"/>
        <w:numPr>
          <w:ilvl w:val="0"/>
          <w:numId w:val="1"/>
        </w:numPr>
      </w:pPr>
      <w:r>
        <w:t>JavaScript Manipulation des DOMs nachdem es geladen wurde</w:t>
      </w:r>
    </w:p>
    <w:p w:rsidR="00B75530" w:rsidRDefault="00484579" w:rsidP="00B75530">
      <w:pPr>
        <w:pStyle w:val="Listenabsatz"/>
        <w:numPr>
          <w:ilvl w:val="1"/>
          <w:numId w:val="1"/>
        </w:numPr>
      </w:pPr>
      <w:proofErr w:type="spellStart"/>
      <w:r>
        <w:t>BurgerMenu</w:t>
      </w:r>
      <w:proofErr w:type="spellEnd"/>
      <w:r>
        <w:t>, wird anhand des nicht gewünschten Navigation Menüs im Content Bereiches geschrieben</w:t>
      </w:r>
    </w:p>
    <w:p w:rsidR="00484579" w:rsidRDefault="00484579" w:rsidP="00B75530">
      <w:pPr>
        <w:pStyle w:val="Listenabsatz"/>
        <w:numPr>
          <w:ilvl w:val="1"/>
          <w:numId w:val="1"/>
        </w:numPr>
      </w:pPr>
      <w:r>
        <w:t>Überschriften: Stellenportal (de/en)</w:t>
      </w:r>
    </w:p>
    <w:p w:rsidR="00484579" w:rsidRDefault="00484579" w:rsidP="00484579">
      <w:pPr>
        <w:pStyle w:val="Listenabsatz"/>
        <w:numPr>
          <w:ilvl w:val="0"/>
          <w:numId w:val="1"/>
        </w:numPr>
      </w:pPr>
      <w:r>
        <w:t>JavaScript Styling</w:t>
      </w:r>
    </w:p>
    <w:p w:rsidR="00484579" w:rsidRDefault="00484579" w:rsidP="00484579">
      <w:pPr>
        <w:pStyle w:val="Listenabsatz"/>
        <w:numPr>
          <w:ilvl w:val="1"/>
          <w:numId w:val="1"/>
        </w:numPr>
      </w:pPr>
      <w:proofErr w:type="spellStart"/>
      <w:r>
        <w:t>BurgerMenu</w:t>
      </w:r>
      <w:proofErr w:type="spellEnd"/>
      <w:r>
        <w:t xml:space="preserve"> </w:t>
      </w:r>
      <w:proofErr w:type="spellStart"/>
      <w:r>
        <w:t>behaviour</w:t>
      </w:r>
      <w:proofErr w:type="spellEnd"/>
    </w:p>
    <w:p w:rsidR="00484579" w:rsidRPr="00484579" w:rsidRDefault="00484579" w:rsidP="00484579">
      <w:pPr>
        <w:pStyle w:val="Listenabsatz"/>
        <w:numPr>
          <w:ilvl w:val="1"/>
          <w:numId w:val="1"/>
        </w:numPr>
      </w:pPr>
      <w:proofErr w:type="spellStart"/>
      <w:r w:rsidRPr="00484579">
        <w:t>Help</w:t>
      </w:r>
      <w:r>
        <w:t>t</w:t>
      </w:r>
      <w:r w:rsidRPr="00484579">
        <w:t>ext</w:t>
      </w:r>
      <w:proofErr w:type="spellEnd"/>
      <w:r w:rsidRPr="00484579">
        <w:t xml:space="preserve"> </w:t>
      </w:r>
      <w:r>
        <w:t>P</w:t>
      </w:r>
      <w:r w:rsidRPr="00484579">
        <w:t>osition im Bewerb</w:t>
      </w:r>
      <w:r>
        <w:t>ungsformular</w:t>
      </w:r>
    </w:p>
    <w:p w:rsidR="007F2D3C" w:rsidRDefault="007F2D3C" w:rsidP="006E50C0">
      <w:pPr>
        <w:pStyle w:val="Titel"/>
      </w:pPr>
      <w:r>
        <w:t>Umantis Software Architektur und Services</w:t>
      </w:r>
    </w:p>
    <w:p w:rsidR="007F2D3C" w:rsidRDefault="0045249F" w:rsidP="00EE70EF">
      <w:pPr>
        <w:pStyle w:val="berschrift2"/>
      </w:pPr>
      <w:r>
        <w:lastRenderedPageBreak/>
        <w:t>REST Services</w:t>
      </w:r>
    </w:p>
    <w:p w:rsidR="00D45B86" w:rsidRPr="00D45B86" w:rsidRDefault="00D45B86" w:rsidP="00D45B86">
      <w:r>
        <w:t>Die unterschiedlichen Services können über die URL erreicht werden.</w:t>
      </w:r>
    </w:p>
    <w:p w:rsidR="00210235" w:rsidRDefault="00D45B86" w:rsidP="00210235">
      <w:pPr>
        <w:pStyle w:val="Listenabsatz"/>
        <w:numPr>
          <w:ilvl w:val="0"/>
          <w:numId w:val="1"/>
        </w:numPr>
      </w:pPr>
      <w:r>
        <w:t xml:space="preserve">Es gibt 2 </w:t>
      </w:r>
      <w:r w:rsidR="00210235">
        <w:t>Ausspielwege</w:t>
      </w:r>
      <w:r>
        <w:t xml:space="preserve"> </w:t>
      </w:r>
    </w:p>
    <w:p w:rsidR="00D45B86" w:rsidRDefault="00210235" w:rsidP="00210235">
      <w:pPr>
        <w:pStyle w:val="Listenabsatz"/>
        <w:numPr>
          <w:ilvl w:val="1"/>
          <w:numId w:val="1"/>
        </w:numPr>
      </w:pPr>
      <w:r>
        <w:t>Intern</w:t>
      </w:r>
      <w:r w:rsidR="00D45B86">
        <w:t>, nur über das Intranet erreichbar</w:t>
      </w:r>
    </w:p>
    <w:p w:rsidR="00D45B86" w:rsidRDefault="00D45B86" w:rsidP="00D45B86">
      <w:pPr>
        <w:pStyle w:val="Listenabsatz"/>
        <w:numPr>
          <w:ilvl w:val="2"/>
          <w:numId w:val="1"/>
        </w:numPr>
      </w:pPr>
      <w:bookmarkStart w:id="0" w:name="_Hlk48226644"/>
      <w:r>
        <w:t xml:space="preserve">In der URL mit </w:t>
      </w:r>
      <w:proofErr w:type="spellStart"/>
      <w:r>
        <w:t>VacanciesIntraxdata</w:t>
      </w:r>
      <w:proofErr w:type="spellEnd"/>
      <w:r>
        <w:t xml:space="preserve"> Pfad erkennbar</w:t>
      </w:r>
      <w:bookmarkEnd w:id="0"/>
    </w:p>
    <w:p w:rsidR="00210235" w:rsidRDefault="00D45B86" w:rsidP="00210235">
      <w:pPr>
        <w:pStyle w:val="Listenabsatz"/>
        <w:numPr>
          <w:ilvl w:val="1"/>
          <w:numId w:val="1"/>
        </w:numPr>
      </w:pPr>
      <w:r>
        <w:t>E</w:t>
      </w:r>
      <w:r w:rsidR="00210235">
        <w:t>xtern</w:t>
      </w:r>
      <w:r>
        <w:t>, ganz normal über den Browser erreichbar</w:t>
      </w:r>
    </w:p>
    <w:p w:rsidR="00D45B86" w:rsidRDefault="00D45B86" w:rsidP="00D45B86">
      <w:pPr>
        <w:pStyle w:val="Listenabsatz"/>
        <w:numPr>
          <w:ilvl w:val="2"/>
          <w:numId w:val="1"/>
        </w:numPr>
      </w:pPr>
      <w:r>
        <w:t xml:space="preserve">In der URL mit Jobs oder </w:t>
      </w:r>
      <w:proofErr w:type="spellStart"/>
      <w:r>
        <w:t>Vacancies</w:t>
      </w:r>
      <w:proofErr w:type="spellEnd"/>
      <w:r>
        <w:t xml:space="preserve"> Pfad erkennbar</w:t>
      </w:r>
    </w:p>
    <w:p w:rsidR="0045249F" w:rsidRDefault="00D45B86" w:rsidP="0045249F">
      <w:pPr>
        <w:pStyle w:val="Listenabsatz"/>
        <w:numPr>
          <w:ilvl w:val="0"/>
          <w:numId w:val="1"/>
        </w:numPr>
      </w:pPr>
      <w:r>
        <w:t xml:space="preserve">Es gibt zusätzlich, </w:t>
      </w:r>
      <w:r w:rsidR="0045249F">
        <w:t>Sprach</w:t>
      </w:r>
      <w:r>
        <w:t>version</w:t>
      </w:r>
      <w:r w:rsidR="0045249F">
        <w:t>en</w:t>
      </w:r>
    </w:p>
    <w:p w:rsidR="00D45B86" w:rsidRDefault="00D45B86" w:rsidP="00210235">
      <w:pPr>
        <w:pStyle w:val="Listenabsatz"/>
        <w:numPr>
          <w:ilvl w:val="1"/>
          <w:numId w:val="1"/>
        </w:numPr>
      </w:pPr>
      <w:r>
        <w:t>Intern</w:t>
      </w:r>
    </w:p>
    <w:p w:rsidR="0045249F" w:rsidRDefault="0045249F" w:rsidP="00D45B86">
      <w:pPr>
        <w:pStyle w:val="Listenabsatz"/>
        <w:numPr>
          <w:ilvl w:val="2"/>
          <w:numId w:val="1"/>
        </w:numPr>
      </w:pPr>
      <w:r>
        <w:t>Deutsch</w:t>
      </w:r>
      <w:r w:rsidR="00D45B86">
        <w:t xml:space="preserve">, In der URL mit </w:t>
      </w:r>
      <w:proofErr w:type="spellStart"/>
      <w:r w:rsidR="00D45B86">
        <w:t>VacanciesIntraxdata</w:t>
      </w:r>
      <w:proofErr w:type="spellEnd"/>
      <w:r w:rsidR="00D45B86">
        <w:t>/1 Pfad erkennbar</w:t>
      </w:r>
    </w:p>
    <w:p w:rsidR="00D45B86" w:rsidRDefault="00D45B86" w:rsidP="00D45B86">
      <w:pPr>
        <w:pStyle w:val="Listenabsatz"/>
        <w:numPr>
          <w:ilvl w:val="2"/>
          <w:numId w:val="1"/>
        </w:numPr>
      </w:pPr>
      <w:r>
        <w:t xml:space="preserve">Englisch, In der URL mit </w:t>
      </w:r>
      <w:proofErr w:type="spellStart"/>
      <w:r>
        <w:t>VacanciesIntraxdata</w:t>
      </w:r>
      <w:proofErr w:type="spellEnd"/>
      <w:r>
        <w:t>/2 Pfad erkennbar</w:t>
      </w:r>
    </w:p>
    <w:p w:rsidR="00D45B86" w:rsidRDefault="00D45B86" w:rsidP="00D45B86">
      <w:pPr>
        <w:pStyle w:val="Listenabsatz"/>
        <w:numPr>
          <w:ilvl w:val="1"/>
          <w:numId w:val="1"/>
        </w:numPr>
      </w:pPr>
      <w:r>
        <w:t>Extern</w:t>
      </w:r>
    </w:p>
    <w:p w:rsidR="00D45B86" w:rsidRDefault="00D45B86" w:rsidP="00D45B86">
      <w:pPr>
        <w:pStyle w:val="Listenabsatz"/>
        <w:numPr>
          <w:ilvl w:val="2"/>
          <w:numId w:val="1"/>
        </w:numPr>
      </w:pPr>
      <w:r>
        <w:t xml:space="preserve">Deutsch, In der URL mit </w:t>
      </w:r>
      <w:proofErr w:type="spellStart"/>
      <w:r>
        <w:t>Jobs/1 Pfad erkennb</w:t>
      </w:r>
      <w:proofErr w:type="spellEnd"/>
      <w:r>
        <w:t>ar</w:t>
      </w:r>
    </w:p>
    <w:p w:rsidR="00D45B86" w:rsidRDefault="00D45B86" w:rsidP="00D45B86">
      <w:pPr>
        <w:pStyle w:val="Listenabsatz"/>
        <w:numPr>
          <w:ilvl w:val="2"/>
          <w:numId w:val="1"/>
        </w:numPr>
      </w:pPr>
      <w:r>
        <w:t>Englisch, In der URL mit Jobs/2 Pfad erkennbar</w:t>
      </w:r>
    </w:p>
    <w:p w:rsidR="0045249F" w:rsidRDefault="0045249F" w:rsidP="00EE70EF">
      <w:pPr>
        <w:pStyle w:val="berschrift2"/>
      </w:pPr>
      <w:r>
        <w:t xml:space="preserve">DOM </w:t>
      </w:r>
      <w:r w:rsidR="002A0E6D">
        <w:t>und CSSOM</w:t>
      </w:r>
    </w:p>
    <w:p w:rsidR="002A0E6D" w:rsidRDefault="002A0E6D" w:rsidP="002A0E6D">
      <w:r>
        <w:t>Umantis arbeitet stetig an der Weiterentwicklung ihrer Software. Es kommt regelmäßig zu Live Bugs, da sich das Verhalten der Software (</w:t>
      </w:r>
      <w:proofErr w:type="spellStart"/>
      <w:r>
        <w:t>z.B</w:t>
      </w:r>
      <w:proofErr w:type="spellEnd"/>
      <w:r>
        <w:t xml:space="preserve"> verändertes Caching, wieder eingespielter alter Code Stand von uns) ändert </w:t>
      </w:r>
      <w:proofErr w:type="gramStart"/>
      <w:r>
        <w:t>ohne</w:t>
      </w:r>
      <w:proofErr w:type="gramEnd"/>
      <w:r>
        <w:t xml:space="preserve"> dass wir als Kunde informiert werden. Das ist ärgerlich und normal/nicht änderbar bei diesem Produkt.</w:t>
      </w:r>
    </w:p>
    <w:p w:rsidR="002A0E6D" w:rsidRPr="002A0E6D" w:rsidRDefault="002A0E6D" w:rsidP="002A0E6D">
      <w:r>
        <w:t xml:space="preserve">Dennoch gibt es </w:t>
      </w:r>
      <w:proofErr w:type="spellStart"/>
      <w:r>
        <w:t>Verlässlichkeiten</w:t>
      </w:r>
      <w:proofErr w:type="spellEnd"/>
      <w:r>
        <w:t xml:space="preserve"> mit denen gearbeitet werden kann. DOM und CSSOM bleiben gleich.</w:t>
      </w:r>
    </w:p>
    <w:p w:rsidR="0045249F" w:rsidRDefault="0045249F" w:rsidP="003A2FB2">
      <w:pPr>
        <w:pStyle w:val="Listenabsatz"/>
        <w:numPr>
          <w:ilvl w:val="0"/>
          <w:numId w:val="1"/>
        </w:numPr>
      </w:pPr>
      <w:r>
        <w:t xml:space="preserve">Ist in den letzten 3 Jahren größten Teils </w:t>
      </w:r>
      <w:proofErr w:type="gramStart"/>
      <w:r>
        <w:t>gleich geblieben</w:t>
      </w:r>
      <w:proofErr w:type="gramEnd"/>
    </w:p>
    <w:p w:rsidR="0045249F" w:rsidRDefault="0045249F" w:rsidP="003A2FB2">
      <w:pPr>
        <w:pStyle w:val="Listenabsatz"/>
        <w:numPr>
          <w:ilvl w:val="1"/>
          <w:numId w:val="1"/>
        </w:numPr>
      </w:pPr>
      <w:r>
        <w:t>CSS Selektoren und HTML</w:t>
      </w:r>
    </w:p>
    <w:p w:rsidR="0045249F" w:rsidRDefault="0045249F" w:rsidP="0045249F">
      <w:pPr>
        <w:pStyle w:val="Listenabsatz"/>
        <w:numPr>
          <w:ilvl w:val="0"/>
          <w:numId w:val="1"/>
        </w:numPr>
      </w:pPr>
      <w:r>
        <w:t>Verhalten</w:t>
      </w:r>
    </w:p>
    <w:p w:rsidR="0045249F" w:rsidRDefault="0045249F" w:rsidP="0045249F">
      <w:pPr>
        <w:pStyle w:val="Listenabsatz"/>
        <w:numPr>
          <w:ilvl w:val="1"/>
          <w:numId w:val="1"/>
        </w:numPr>
      </w:pPr>
      <w:r>
        <w:t xml:space="preserve">Stellenanzeigen HTML wird immer aktuell angezeigt. Daher wird das CSS von uns in den </w:t>
      </w:r>
      <w:proofErr w:type="spellStart"/>
      <w:r>
        <w:t>header</w:t>
      </w:r>
      <w:proofErr w:type="spellEnd"/>
      <w:r>
        <w:t xml:space="preserve"> der HTML Datei geschrieben.</w:t>
      </w:r>
    </w:p>
    <w:p w:rsidR="0045249F" w:rsidRDefault="0045249F" w:rsidP="0045249F">
      <w:pPr>
        <w:pStyle w:val="Listenabsatz"/>
        <w:numPr>
          <w:ilvl w:val="1"/>
          <w:numId w:val="1"/>
        </w:numPr>
      </w:pPr>
      <w:r>
        <w:t xml:space="preserve">Das eigene CSS </w:t>
      </w:r>
      <w:r w:rsidR="003A2FB2">
        <w:t>(für die dynamischen Webseiten), dass das umantis CSS überschreibt, wird nicht aktuell ausgespielt. Der Service wird nicht von Umantis angeboten (Stand Anfang des Jahres 2020). CSS Änderungen für die dynamischen Seiten werden im Browser nur angezeigt, wenn der Cache geleert wird.</w:t>
      </w:r>
    </w:p>
    <w:p w:rsidR="0045249F" w:rsidRDefault="0045249F" w:rsidP="00EE70EF">
      <w:pPr>
        <w:pStyle w:val="berschrift2"/>
      </w:pPr>
      <w:r>
        <w:t>Konfiguration</w:t>
      </w:r>
    </w:p>
    <w:p w:rsidR="0045249F" w:rsidRDefault="003A2FB2" w:rsidP="003A2FB2">
      <w:pPr>
        <w:pStyle w:val="Listenabsatz"/>
        <w:numPr>
          <w:ilvl w:val="0"/>
          <w:numId w:val="1"/>
        </w:numPr>
      </w:pPr>
      <w:r>
        <w:t>In den Einstellungen des Umantis Redaktion Oberfläche können die Templates und Designs hochgeladen werden</w:t>
      </w:r>
    </w:p>
    <w:p w:rsidR="003A2FB2" w:rsidRDefault="003A2FB2" w:rsidP="003A2FB2">
      <w:pPr>
        <w:pStyle w:val="Listenabsatz"/>
        <w:numPr>
          <w:ilvl w:val="1"/>
          <w:numId w:val="1"/>
        </w:numPr>
      </w:pPr>
      <w:r>
        <w:t>Grundeinstellungen &gt; Design</w:t>
      </w:r>
    </w:p>
    <w:p w:rsidR="002A0E6D" w:rsidRDefault="002A0E6D" w:rsidP="002A0E6D">
      <w:pPr>
        <w:pStyle w:val="Listenabsatz"/>
        <w:numPr>
          <w:ilvl w:val="2"/>
          <w:numId w:val="1"/>
        </w:numPr>
      </w:pPr>
      <w:r>
        <w:t xml:space="preserve">Externer Auftritt, In diesem Abschnitt der Redakteur Oberfläche kann </w:t>
      </w:r>
      <w:r w:rsidR="00A247E8">
        <w:t xml:space="preserve">ein </w:t>
      </w:r>
      <w:r w:rsidR="002A61B1">
        <w:t xml:space="preserve">Styling </w:t>
      </w:r>
      <w:r w:rsidR="00A247E8">
        <w:t xml:space="preserve">Thema </w:t>
      </w:r>
      <w:r w:rsidR="002A61B1">
        <w:t xml:space="preserve">für die </w:t>
      </w:r>
      <w:r>
        <w:t>d</w:t>
      </w:r>
      <w:r w:rsidR="002A61B1">
        <w:t>ynamischen Webseiten eingestellt werden</w:t>
      </w:r>
    </w:p>
    <w:p w:rsidR="002A0E6D" w:rsidRDefault="002A0E6D" w:rsidP="002A0E6D">
      <w:pPr>
        <w:pStyle w:val="Listenabsatz"/>
        <w:numPr>
          <w:ilvl w:val="2"/>
          <w:numId w:val="1"/>
        </w:numPr>
      </w:pPr>
      <w:r>
        <w:t>Weitere Designs</w:t>
      </w:r>
      <w:r w:rsidR="002A61B1">
        <w:t xml:space="preserve">, In diesem Abschnitt der Redakteur Oberfläche </w:t>
      </w:r>
      <w:r w:rsidR="003416C1">
        <w:t>können Kampagnen Motive für dynamische Webseiten eingestellt werden</w:t>
      </w:r>
      <w:r w:rsidR="00A247E8">
        <w:t xml:space="preserve">. Über eindeutige </w:t>
      </w:r>
      <w:proofErr w:type="spellStart"/>
      <w:r w:rsidR="00A247E8">
        <w:t>Ids</w:t>
      </w:r>
      <w:proofErr w:type="spellEnd"/>
      <w:r w:rsidR="00A247E8">
        <w:t xml:space="preserve"> können Design Thema Variationen für Externe Auftritte erstellt werden</w:t>
      </w:r>
    </w:p>
    <w:p w:rsidR="002A0E6D" w:rsidRDefault="002A0E6D" w:rsidP="002A0E6D">
      <w:pPr>
        <w:pStyle w:val="Listenabsatz"/>
        <w:numPr>
          <w:ilvl w:val="2"/>
          <w:numId w:val="1"/>
        </w:numPr>
      </w:pPr>
      <w:r>
        <w:t>Inserate-Layout</w:t>
      </w:r>
      <w:r w:rsidR="007D68B8">
        <w:t>, In diesem Abschnitt der Redakteur Oberfläche können die Templates für Stellenanzeigen eingestellt werden</w:t>
      </w:r>
    </w:p>
    <w:p w:rsidR="0085426D" w:rsidRDefault="0085426D" w:rsidP="002A0E6D">
      <w:pPr>
        <w:pStyle w:val="Listenabsatz"/>
        <w:numPr>
          <w:ilvl w:val="2"/>
          <w:numId w:val="1"/>
        </w:numPr>
      </w:pPr>
      <w:r>
        <w:lastRenderedPageBreak/>
        <w:t>Bild Konfigurationsübersicht</w:t>
      </w:r>
    </w:p>
    <w:p w:rsidR="0085426D" w:rsidRDefault="0085426D" w:rsidP="0085426D">
      <w:pPr>
        <w:pStyle w:val="Listenabsatz"/>
        <w:numPr>
          <w:ilvl w:val="3"/>
          <w:numId w:val="1"/>
        </w:numPr>
      </w:pPr>
      <w:r>
        <w:t xml:space="preserve">[BILD! </w:t>
      </w:r>
      <w:r w:rsidRPr="0085426D">
        <w:t>readme-API-tempalteUebersicht.jpg</w:t>
      </w:r>
      <w:r>
        <w:t>]</w:t>
      </w:r>
    </w:p>
    <w:p w:rsidR="00F6170B" w:rsidRDefault="00F6170B" w:rsidP="00EE70EF">
      <w:pPr>
        <w:pStyle w:val="berschrift2"/>
      </w:pPr>
      <w:r>
        <w:t>Templates</w:t>
      </w:r>
    </w:p>
    <w:p w:rsidR="00EE70EF" w:rsidRPr="00EE70EF" w:rsidRDefault="00EE70EF" w:rsidP="00EE70EF">
      <w:r>
        <w:t xml:space="preserve">Für die Stellenanzeigen Templates können eigenes HTML, CSS, </w:t>
      </w:r>
      <w:proofErr w:type="spellStart"/>
      <w:r>
        <w:t>Webfonts</w:t>
      </w:r>
      <w:proofErr w:type="spellEnd"/>
      <w:r>
        <w:t xml:space="preserve"> und JavaScript hochgeladen und genutzt werden. Die Stellenanzeigen sind </w:t>
      </w:r>
      <w:proofErr w:type="spellStart"/>
      <w:r>
        <w:t>SinglePage</w:t>
      </w:r>
      <w:proofErr w:type="spellEnd"/>
      <w:r>
        <w:t xml:space="preserve"> HTML Dateien mit eingebettetem CSS im </w:t>
      </w:r>
      <w:proofErr w:type="spellStart"/>
      <w:r>
        <w:t>header</w:t>
      </w:r>
      <w:proofErr w:type="spellEnd"/>
      <w:r>
        <w:t xml:space="preserve"> tag.</w:t>
      </w:r>
    </w:p>
    <w:p w:rsidR="00F6170B" w:rsidRDefault="00F6170B" w:rsidP="00F6170B">
      <w:pPr>
        <w:pStyle w:val="Listenabsatz"/>
        <w:numPr>
          <w:ilvl w:val="0"/>
          <w:numId w:val="1"/>
        </w:numPr>
      </w:pPr>
      <w:r>
        <w:t>Stellenanzeigen Templates</w:t>
      </w:r>
    </w:p>
    <w:p w:rsidR="00F6170B" w:rsidRDefault="00F6170B" w:rsidP="00F6170B">
      <w:pPr>
        <w:pStyle w:val="Listenabsatz"/>
        <w:numPr>
          <w:ilvl w:val="1"/>
          <w:numId w:val="1"/>
        </w:numPr>
      </w:pPr>
      <w:r>
        <w:t>Es können beliebig viele Templates angelegt werden</w:t>
      </w:r>
    </w:p>
    <w:p w:rsidR="00F6170B" w:rsidRDefault="00F6170B" w:rsidP="00F6170B">
      <w:pPr>
        <w:pStyle w:val="Listenabsatz"/>
        <w:numPr>
          <w:ilvl w:val="2"/>
          <w:numId w:val="1"/>
        </w:numPr>
      </w:pPr>
      <w:r>
        <w:t>Davon wird allerdings abgeraten, da es die Template Auswahl die redaktionelle Arbeit erschwert und Fehlerpotential einschleichen kann</w:t>
      </w:r>
    </w:p>
    <w:p w:rsidR="00F6170B" w:rsidRDefault="00F6170B" w:rsidP="00F6170B">
      <w:pPr>
        <w:pStyle w:val="Listenabsatz"/>
        <w:numPr>
          <w:ilvl w:val="1"/>
          <w:numId w:val="1"/>
        </w:numPr>
      </w:pPr>
      <w:r>
        <w:t>Jedes Template hat eine eigene Asset Verwaltung.  Es können bis zu 30 Assets hochgeladen und verwendet werden</w:t>
      </w:r>
    </w:p>
    <w:p w:rsidR="00F6170B" w:rsidRDefault="00F6170B" w:rsidP="00F6170B">
      <w:pPr>
        <w:pStyle w:val="Listenabsatz"/>
        <w:numPr>
          <w:ilvl w:val="2"/>
          <w:numId w:val="1"/>
        </w:numPr>
      </w:pPr>
      <w:r>
        <w:t>Eine übergreifend genutzte Asset Verwaltung für alle Templates existiert leider nicht.</w:t>
      </w:r>
    </w:p>
    <w:p w:rsidR="00F6170B" w:rsidRDefault="00F6170B" w:rsidP="00F6170B">
      <w:pPr>
        <w:pStyle w:val="Listenabsatz"/>
        <w:numPr>
          <w:ilvl w:val="2"/>
          <w:numId w:val="1"/>
        </w:numPr>
      </w:pPr>
      <w:r>
        <w:t>Ein Template Thema z.B. Stellenanzeige Journalistisch DW kann aus bis zu vier Templates bestehen</w:t>
      </w:r>
    </w:p>
    <w:p w:rsidR="00F6170B" w:rsidRDefault="00F6170B" w:rsidP="00F6170B">
      <w:pPr>
        <w:pStyle w:val="Listenabsatz"/>
        <w:numPr>
          <w:ilvl w:val="3"/>
          <w:numId w:val="1"/>
        </w:numPr>
      </w:pPr>
      <w:r>
        <w:t xml:space="preserve">Journalistisch DW </w:t>
      </w:r>
      <w:proofErr w:type="gramStart"/>
      <w:r>
        <w:t>Intern</w:t>
      </w:r>
      <w:proofErr w:type="gramEnd"/>
      <w:r>
        <w:t xml:space="preserve"> DE</w:t>
      </w:r>
    </w:p>
    <w:p w:rsidR="00F6170B" w:rsidRDefault="00F6170B" w:rsidP="00F6170B">
      <w:pPr>
        <w:pStyle w:val="Listenabsatz"/>
        <w:numPr>
          <w:ilvl w:val="3"/>
          <w:numId w:val="1"/>
        </w:numPr>
      </w:pPr>
      <w:r>
        <w:t xml:space="preserve">Journalistisch DW </w:t>
      </w:r>
      <w:proofErr w:type="gramStart"/>
      <w:r>
        <w:t>Intern</w:t>
      </w:r>
      <w:proofErr w:type="gramEnd"/>
      <w:r>
        <w:t xml:space="preserve"> EN</w:t>
      </w:r>
    </w:p>
    <w:p w:rsidR="00F6170B" w:rsidRDefault="00F6170B" w:rsidP="00F6170B">
      <w:pPr>
        <w:pStyle w:val="Listenabsatz"/>
        <w:numPr>
          <w:ilvl w:val="3"/>
          <w:numId w:val="1"/>
        </w:numPr>
      </w:pPr>
      <w:r>
        <w:t xml:space="preserve">Journalistisch DW </w:t>
      </w:r>
      <w:proofErr w:type="gramStart"/>
      <w:r>
        <w:t>Extern</w:t>
      </w:r>
      <w:proofErr w:type="gramEnd"/>
      <w:r>
        <w:t xml:space="preserve"> DE</w:t>
      </w:r>
    </w:p>
    <w:p w:rsidR="00F6170B" w:rsidRDefault="00F6170B" w:rsidP="00F6170B">
      <w:pPr>
        <w:pStyle w:val="Listenabsatz"/>
        <w:numPr>
          <w:ilvl w:val="3"/>
          <w:numId w:val="1"/>
        </w:numPr>
      </w:pPr>
      <w:r>
        <w:t xml:space="preserve">Journalistisch DW </w:t>
      </w:r>
      <w:proofErr w:type="gramStart"/>
      <w:r>
        <w:t>Extern</w:t>
      </w:r>
      <w:proofErr w:type="gramEnd"/>
      <w:r>
        <w:t xml:space="preserve"> EN</w:t>
      </w:r>
    </w:p>
    <w:p w:rsidR="00EE70EF" w:rsidRDefault="00EE70EF" w:rsidP="00EE70EF">
      <w:pPr>
        <w:pStyle w:val="berschrift2"/>
      </w:pPr>
      <w:r>
        <w:t xml:space="preserve">Dynamische Webseiten </w:t>
      </w:r>
    </w:p>
    <w:p w:rsidR="00EE70EF" w:rsidRDefault="00EE70EF" w:rsidP="00EE70EF">
      <w:r>
        <w:t>Umantis stellt für alle weiteren Webseiten der User Journey, z.B. Stellenportal, Bewerbungsformular, Abo Service, Profil Seite, Stammdaten Seite, Login Seite, Bestätigungsseite, das HTML, CSS und JavaScript zur Verfügung.</w:t>
      </w:r>
    </w:p>
    <w:p w:rsidR="00C416F9" w:rsidRDefault="000B57AB" w:rsidP="00C416F9">
      <w:r>
        <w:t xml:space="preserve">Diese Seiten nutzen </w:t>
      </w:r>
      <w:proofErr w:type="spellStart"/>
      <w:r>
        <w:t>Iframes</w:t>
      </w:r>
      <w:proofErr w:type="spellEnd"/>
      <w:r>
        <w:t xml:space="preserve"> bestehend aus Header, Content Page und </w:t>
      </w:r>
      <w:proofErr w:type="spellStart"/>
      <w:r>
        <w:t>Footer</w:t>
      </w:r>
      <w:proofErr w:type="spellEnd"/>
      <w:r>
        <w:t xml:space="preserve">. Es besteht die Möglichkeit mit eigenen Assets das Look &amp; </w:t>
      </w:r>
      <w:proofErr w:type="spellStart"/>
      <w:r>
        <w:t>Feel</w:t>
      </w:r>
      <w:proofErr w:type="spellEnd"/>
      <w:r>
        <w:t xml:space="preserve"> der Seite zu beeinflussen. Das HTML der Content Pages können nicht Templates geändert werden.</w:t>
      </w:r>
    </w:p>
    <w:p w:rsidR="007F2D3C" w:rsidRDefault="007F2D3C" w:rsidP="006E50C0">
      <w:pPr>
        <w:pStyle w:val="Titel"/>
      </w:pPr>
      <w:r>
        <w:t>Eigene Software Architektur und Services</w:t>
      </w:r>
    </w:p>
    <w:p w:rsidR="006E50C0" w:rsidRDefault="006E50C0" w:rsidP="00EE70EF">
      <w:pPr>
        <w:pStyle w:val="berschrift2"/>
      </w:pPr>
      <w:r>
        <w:t>Installation</w:t>
      </w:r>
    </w:p>
    <w:p w:rsidR="006E50C0" w:rsidRDefault="006E50C0" w:rsidP="006E50C0">
      <w:r>
        <w:t xml:space="preserve">Mit </w:t>
      </w:r>
      <w:proofErr w:type="spellStart"/>
      <w:r>
        <w:t>git</w:t>
      </w:r>
      <w:proofErr w:type="spellEnd"/>
      <w:r>
        <w:t xml:space="preserve"> das Repository (</w:t>
      </w:r>
      <w:hyperlink r:id="rId9" w:history="1">
        <w:r>
          <w:rPr>
            <w:rStyle w:val="Hyperlink"/>
          </w:rPr>
          <w:t>https://git.dw.com/projects/MISC/repos/umantis/browse</w:t>
        </w:r>
      </w:hyperlink>
      <w:r>
        <w:t>) auschecken.</w:t>
      </w:r>
    </w:p>
    <w:p w:rsidR="006E50C0" w:rsidRDefault="006E50C0" w:rsidP="006E50C0">
      <w:r>
        <w:t xml:space="preserve">Dann mit </w:t>
      </w:r>
      <w:proofErr w:type="spellStart"/>
      <w:r>
        <w:t>npm</w:t>
      </w:r>
      <w:proofErr w:type="spellEnd"/>
      <w:r>
        <w:t xml:space="preserve"> </w:t>
      </w:r>
      <w:proofErr w:type="spellStart"/>
      <w:r>
        <w:t>install</w:t>
      </w:r>
      <w:proofErr w:type="spellEnd"/>
      <w:r>
        <w:t>, die JavaScript Services installieren</w:t>
      </w:r>
      <w:r w:rsidR="007B0026">
        <w:t>.</w:t>
      </w:r>
    </w:p>
    <w:p w:rsidR="007B0026" w:rsidRDefault="007B0026" w:rsidP="0065076B">
      <w:pPr>
        <w:pStyle w:val="berschrift2"/>
      </w:pPr>
      <w:proofErr w:type="spellStart"/>
      <w:r>
        <w:t>Developement</w:t>
      </w:r>
      <w:proofErr w:type="spellEnd"/>
    </w:p>
    <w:p w:rsidR="0065076B" w:rsidRDefault="0065076B" w:rsidP="006E50C0">
      <w:proofErr w:type="spellStart"/>
      <w:r w:rsidRPr="0065076B">
        <w:rPr>
          <w:rStyle w:val="berschrift4Zchn"/>
        </w:rPr>
        <w:t>jobOffer</w:t>
      </w:r>
      <w:proofErr w:type="spellEnd"/>
      <w:r w:rsidRPr="0065076B">
        <w:rPr>
          <w:rStyle w:val="berschrift4Zchn"/>
        </w:rPr>
        <w:t xml:space="preserve">: </w:t>
      </w:r>
      <w:r>
        <w:t xml:space="preserve">Die Stellenanzeigen können lokal mit </w:t>
      </w:r>
      <w:proofErr w:type="spellStart"/>
      <w:r>
        <w:t>Webfonts</w:t>
      </w:r>
      <w:proofErr w:type="spellEnd"/>
      <w:r>
        <w:t xml:space="preserve"> Look entwickelt werden.</w:t>
      </w:r>
    </w:p>
    <w:p w:rsidR="0065076B" w:rsidRDefault="0065076B" w:rsidP="006E50C0">
      <w:r>
        <w:t xml:space="preserve">Mit </w:t>
      </w:r>
      <w:proofErr w:type="spellStart"/>
      <w:r>
        <w:t>npm</w:t>
      </w:r>
      <w:proofErr w:type="spellEnd"/>
      <w:r>
        <w:t xml:space="preserve"> </w:t>
      </w:r>
      <w:proofErr w:type="spellStart"/>
      <w:r>
        <w:t>run</w:t>
      </w:r>
      <w:proofErr w:type="spellEnd"/>
      <w:r>
        <w:t xml:space="preserve"> </w:t>
      </w:r>
      <w:proofErr w:type="spellStart"/>
      <w:r>
        <w:t>jobOfferDev</w:t>
      </w:r>
      <w:proofErr w:type="spellEnd"/>
      <w:r>
        <w:t xml:space="preserve"> kann im </w:t>
      </w:r>
      <w:proofErr w:type="spellStart"/>
      <w:r>
        <w:t>watch</w:t>
      </w:r>
      <w:proofErr w:type="spellEnd"/>
      <w:r>
        <w:t xml:space="preserve"> </w:t>
      </w:r>
      <w:proofErr w:type="spellStart"/>
      <w:r>
        <w:t>modus</w:t>
      </w:r>
      <w:proofErr w:type="spellEnd"/>
      <w:r>
        <w:t xml:space="preserve"> entwickelt werden.</w:t>
      </w:r>
    </w:p>
    <w:p w:rsidR="0065076B" w:rsidRDefault="0065076B" w:rsidP="006E50C0">
      <w:proofErr w:type="spellStart"/>
      <w:r w:rsidRPr="0065076B">
        <w:rPr>
          <w:rStyle w:val="berschrift4Zchn"/>
        </w:rPr>
        <w:t>dynamicPages</w:t>
      </w:r>
      <w:proofErr w:type="spellEnd"/>
      <w:r w:rsidRPr="0065076B">
        <w:rPr>
          <w:rStyle w:val="berschrift4Zchn"/>
        </w:rPr>
        <w:t>:</w:t>
      </w:r>
      <w:r>
        <w:t xml:space="preserve"> Die dynamischen Webseiten sind mit dem HTML der Umantis Webseiten </w:t>
      </w:r>
      <w:proofErr w:type="spellStart"/>
      <w:r>
        <w:t>gemocked</w:t>
      </w:r>
      <w:proofErr w:type="spellEnd"/>
      <w:r>
        <w:t xml:space="preserve">. Die </w:t>
      </w:r>
      <w:proofErr w:type="spellStart"/>
      <w:r>
        <w:t>Webfonts</w:t>
      </w:r>
      <w:proofErr w:type="spellEnd"/>
      <w:r>
        <w:t xml:space="preserve"> können nicht geladen werden.</w:t>
      </w:r>
    </w:p>
    <w:p w:rsidR="0065076B" w:rsidRDefault="0065076B" w:rsidP="006E50C0">
      <w:r>
        <w:lastRenderedPageBreak/>
        <w:t xml:space="preserve">Die </w:t>
      </w:r>
      <w:proofErr w:type="spellStart"/>
      <w:r>
        <w:t>gemockten</w:t>
      </w:r>
      <w:proofErr w:type="spellEnd"/>
      <w:r>
        <w:t xml:space="preserve"> Seiten sind normale HTML Seiten und können im Browser angesehen werden.</w:t>
      </w:r>
    </w:p>
    <w:p w:rsidR="007B0026" w:rsidRDefault="007B0026" w:rsidP="007B0026">
      <w:pPr>
        <w:pStyle w:val="berschrift2"/>
      </w:pPr>
      <w:proofErr w:type="spellStart"/>
      <w:r>
        <w:t>Testing</w:t>
      </w:r>
      <w:proofErr w:type="spellEnd"/>
      <w:r>
        <w:t xml:space="preserve"> </w:t>
      </w:r>
    </w:p>
    <w:p w:rsidR="007B0026" w:rsidRDefault="007B0026" w:rsidP="006E50C0">
      <w:r>
        <w:t xml:space="preserve">Es werden keine Layouts getestet allerdings werden </w:t>
      </w:r>
      <w:proofErr w:type="spellStart"/>
      <w:r>
        <w:t>JavaScripte</w:t>
      </w:r>
      <w:proofErr w:type="spellEnd"/>
      <w:r>
        <w:t xml:space="preserve"> für DOM Manipulation und </w:t>
      </w:r>
      <w:proofErr w:type="spellStart"/>
      <w:r>
        <w:t>Build</w:t>
      </w:r>
      <w:proofErr w:type="spellEnd"/>
      <w:r>
        <w:t xml:space="preserve"> Prozesse getestet. Die </w:t>
      </w:r>
      <w:proofErr w:type="spellStart"/>
      <w:r>
        <w:t>JavaScripte</w:t>
      </w:r>
      <w:proofErr w:type="spellEnd"/>
      <w:r>
        <w:t xml:space="preserve"> sind alle </w:t>
      </w:r>
      <w:proofErr w:type="spellStart"/>
      <w:r>
        <w:t>Vanilla</w:t>
      </w:r>
      <w:proofErr w:type="spellEnd"/>
      <w:r>
        <w:t xml:space="preserve">. Das genutzte </w:t>
      </w:r>
      <w:proofErr w:type="spellStart"/>
      <w:r>
        <w:t>Testing</w:t>
      </w:r>
      <w:proofErr w:type="spellEnd"/>
      <w:r>
        <w:t xml:space="preserve"> Framework heißt </w:t>
      </w:r>
      <w:proofErr w:type="spellStart"/>
      <w:r>
        <w:t>jest</w:t>
      </w:r>
      <w:proofErr w:type="spellEnd"/>
      <w:r>
        <w:t>.</w:t>
      </w:r>
    </w:p>
    <w:p w:rsidR="007B0026" w:rsidRPr="007B0026" w:rsidRDefault="007B0026" w:rsidP="006E50C0">
      <w:r w:rsidRPr="007B0026">
        <w:t xml:space="preserve">Mit </w:t>
      </w:r>
      <w:proofErr w:type="spellStart"/>
      <w:r w:rsidRPr="007B0026">
        <w:t>npm</w:t>
      </w:r>
      <w:proofErr w:type="spellEnd"/>
      <w:r w:rsidRPr="007B0026">
        <w:t xml:space="preserve"> </w:t>
      </w:r>
      <w:proofErr w:type="spellStart"/>
      <w:r w:rsidRPr="007B0026">
        <w:t>run</w:t>
      </w:r>
      <w:proofErr w:type="spellEnd"/>
      <w:r w:rsidRPr="007B0026">
        <w:t xml:space="preserve"> </w:t>
      </w:r>
      <w:proofErr w:type="spellStart"/>
      <w:r w:rsidRPr="007B0026">
        <w:t>test</w:t>
      </w:r>
      <w:proofErr w:type="spellEnd"/>
      <w:r w:rsidRPr="007B0026">
        <w:t xml:space="preserve"> kann im</w:t>
      </w:r>
      <w:r>
        <w:t xml:space="preserve"> </w:t>
      </w:r>
      <w:proofErr w:type="spellStart"/>
      <w:r>
        <w:t>watch</w:t>
      </w:r>
      <w:proofErr w:type="spellEnd"/>
      <w:r>
        <w:t xml:space="preserve"> </w:t>
      </w:r>
      <w:proofErr w:type="spellStart"/>
      <w:r>
        <w:t>modus</w:t>
      </w:r>
      <w:proofErr w:type="spellEnd"/>
      <w:r>
        <w:t xml:space="preserve"> entwickelt werden.</w:t>
      </w:r>
    </w:p>
    <w:p w:rsidR="007F2D3C" w:rsidRDefault="006E50C0" w:rsidP="00EE70EF">
      <w:pPr>
        <w:pStyle w:val="berschrift2"/>
      </w:pPr>
      <w:r>
        <w:t xml:space="preserve">Verzeichnis Struktur </w:t>
      </w:r>
      <w:proofErr w:type="spellStart"/>
      <w:r>
        <w:t>jobOffer</w:t>
      </w:r>
      <w:proofErr w:type="spellEnd"/>
    </w:p>
    <w:p w:rsidR="001F098D" w:rsidRPr="001F098D" w:rsidRDefault="001F098D" w:rsidP="001F098D">
      <w:r>
        <w:t xml:space="preserve">Innerhalb dieses Verzeichnisses befinden sich ein Template Konfigurator die Stellenanzeigen Templates. Das Herzstück besteht aus </w:t>
      </w:r>
      <w:proofErr w:type="spellStart"/>
      <w:r>
        <w:t>Webpack</w:t>
      </w:r>
      <w:proofErr w:type="spellEnd"/>
      <w:r>
        <w:t xml:space="preserve"> Modulen und verschiedenen </w:t>
      </w:r>
      <w:proofErr w:type="spellStart"/>
      <w:r>
        <w:t>handlebars</w:t>
      </w:r>
      <w:proofErr w:type="spellEnd"/>
      <w:r>
        <w:t xml:space="preserve"> </w:t>
      </w:r>
      <w:proofErr w:type="spellStart"/>
      <w:r>
        <w:t>templates</w:t>
      </w:r>
      <w:proofErr w:type="spellEnd"/>
      <w:r>
        <w:t>.</w:t>
      </w:r>
    </w:p>
    <w:p w:rsidR="006E50C0" w:rsidRDefault="001F098D" w:rsidP="001F098D">
      <w:pPr>
        <w:pStyle w:val="Listenabsatz"/>
        <w:numPr>
          <w:ilvl w:val="0"/>
          <w:numId w:val="1"/>
        </w:numPr>
      </w:pPr>
      <w:r>
        <w:t xml:space="preserve">_prototype </w:t>
      </w:r>
    </w:p>
    <w:p w:rsidR="001F098D" w:rsidRDefault="001F098D" w:rsidP="001F098D">
      <w:pPr>
        <w:pStyle w:val="Listenabsatz"/>
        <w:numPr>
          <w:ilvl w:val="1"/>
          <w:numId w:val="1"/>
        </w:numPr>
      </w:pPr>
      <w:r>
        <w:t xml:space="preserve">Ist ein </w:t>
      </w:r>
      <w:proofErr w:type="gramStart"/>
      <w:r>
        <w:t>Verzeichnis</w:t>
      </w:r>
      <w:proofErr w:type="gramEnd"/>
      <w:r>
        <w:t xml:space="preserve"> das dazu verwendet werden kann um den Template Konfigurator experimentell weiterzuentwickeln</w:t>
      </w:r>
    </w:p>
    <w:p w:rsidR="001F098D" w:rsidRDefault="001F098D" w:rsidP="001F098D">
      <w:pPr>
        <w:pStyle w:val="Listenabsatz"/>
        <w:numPr>
          <w:ilvl w:val="2"/>
          <w:numId w:val="1"/>
        </w:numPr>
      </w:pPr>
      <w:r>
        <w:t>Zwischenstände können eingecheckt und mit Notizen auf „hold“ gesetzt werden</w:t>
      </w:r>
    </w:p>
    <w:p w:rsidR="001F098D" w:rsidRDefault="00F33C72" w:rsidP="001F098D">
      <w:pPr>
        <w:pStyle w:val="Listenabsatz"/>
        <w:numPr>
          <w:ilvl w:val="0"/>
          <w:numId w:val="1"/>
        </w:numPr>
      </w:pPr>
      <w:proofErr w:type="spellStart"/>
      <w:r>
        <w:t>B</w:t>
      </w:r>
      <w:r w:rsidR="001F098D">
        <w:t>uild</w:t>
      </w:r>
      <w:proofErr w:type="spellEnd"/>
    </w:p>
    <w:p w:rsidR="00F33C72" w:rsidRDefault="00F33C72" w:rsidP="00F33C72">
      <w:pPr>
        <w:pStyle w:val="Listenabsatz"/>
        <w:numPr>
          <w:ilvl w:val="1"/>
          <w:numId w:val="1"/>
        </w:numPr>
      </w:pPr>
      <w:r>
        <w:t xml:space="preserve">Ist ein </w:t>
      </w:r>
      <w:proofErr w:type="gramStart"/>
      <w:r>
        <w:t>Verzeichnis</w:t>
      </w:r>
      <w:proofErr w:type="gramEnd"/>
      <w:r>
        <w:t xml:space="preserve"> in dem die Konfigurationen für den </w:t>
      </w:r>
      <w:proofErr w:type="spellStart"/>
      <w:r>
        <w:t>Webpack</w:t>
      </w:r>
      <w:proofErr w:type="spellEnd"/>
      <w:r>
        <w:t xml:space="preserve"> </w:t>
      </w:r>
      <w:proofErr w:type="spellStart"/>
      <w:r>
        <w:t>build</w:t>
      </w:r>
      <w:proofErr w:type="spellEnd"/>
      <w:r>
        <w:t xml:space="preserve"> der Templates abliegen</w:t>
      </w:r>
    </w:p>
    <w:p w:rsidR="00F33C72" w:rsidRDefault="00F33C72" w:rsidP="00F33C72">
      <w:pPr>
        <w:pStyle w:val="Listenabsatz"/>
        <w:numPr>
          <w:ilvl w:val="2"/>
          <w:numId w:val="1"/>
        </w:numPr>
      </w:pPr>
      <w:r>
        <w:t xml:space="preserve">Es gibt separate </w:t>
      </w:r>
      <w:proofErr w:type="spellStart"/>
      <w:r>
        <w:t>configs</w:t>
      </w:r>
      <w:proofErr w:type="spellEnd"/>
      <w:r>
        <w:t xml:space="preserve"> für </w:t>
      </w:r>
      <w:proofErr w:type="spellStart"/>
      <w:r>
        <w:t>dev</w:t>
      </w:r>
      <w:proofErr w:type="spellEnd"/>
      <w:r>
        <w:t xml:space="preserve"> und </w:t>
      </w:r>
      <w:proofErr w:type="spellStart"/>
      <w:r>
        <w:t>prod</w:t>
      </w:r>
      <w:proofErr w:type="spellEnd"/>
    </w:p>
    <w:p w:rsidR="00F33C72" w:rsidRDefault="00F33C72" w:rsidP="00F33C72">
      <w:pPr>
        <w:pStyle w:val="Listenabsatz"/>
        <w:numPr>
          <w:ilvl w:val="0"/>
          <w:numId w:val="1"/>
        </w:numPr>
      </w:pPr>
      <w:proofErr w:type="spellStart"/>
      <w:r>
        <w:t>Dist</w:t>
      </w:r>
      <w:proofErr w:type="spellEnd"/>
      <w:r>
        <w:t xml:space="preserve"> </w:t>
      </w:r>
    </w:p>
    <w:p w:rsidR="00F33C72" w:rsidRDefault="00F33C72" w:rsidP="00F33C72">
      <w:pPr>
        <w:pStyle w:val="Listenabsatz"/>
        <w:numPr>
          <w:ilvl w:val="1"/>
          <w:numId w:val="1"/>
        </w:numPr>
      </w:pPr>
      <w:r>
        <w:t>Ist das Verzeichnis in dem die HTML Templates</w:t>
      </w:r>
      <w:r w:rsidR="00762B19">
        <w:t>, CSS</w:t>
      </w:r>
      <w:r>
        <w:t xml:space="preserve"> und </w:t>
      </w:r>
      <w:proofErr w:type="spellStart"/>
      <w:r>
        <w:t>JavaScripte</w:t>
      </w:r>
      <w:proofErr w:type="spellEnd"/>
      <w:r>
        <w:t xml:space="preserve"> aus dem </w:t>
      </w:r>
      <w:proofErr w:type="spellStart"/>
      <w:r>
        <w:t>webpack</w:t>
      </w:r>
      <w:proofErr w:type="spellEnd"/>
      <w:r>
        <w:t xml:space="preserve"> </w:t>
      </w:r>
      <w:proofErr w:type="spellStart"/>
      <w:r>
        <w:t>build</w:t>
      </w:r>
      <w:proofErr w:type="spellEnd"/>
      <w:r>
        <w:t xml:space="preserve"> für </w:t>
      </w:r>
      <w:proofErr w:type="spellStart"/>
      <w:r>
        <w:t>prod</w:t>
      </w:r>
      <w:proofErr w:type="spellEnd"/>
      <w:r>
        <w:t xml:space="preserve"> abgelegt werden</w:t>
      </w:r>
    </w:p>
    <w:p w:rsidR="00F33C72" w:rsidRDefault="00762B19" w:rsidP="00F33C72">
      <w:pPr>
        <w:pStyle w:val="Listenabsatz"/>
        <w:numPr>
          <w:ilvl w:val="0"/>
          <w:numId w:val="1"/>
        </w:numPr>
      </w:pPr>
      <w:r>
        <w:t>Livepages</w:t>
      </w:r>
    </w:p>
    <w:p w:rsidR="00762B19" w:rsidRDefault="00762B19" w:rsidP="00762B19">
      <w:pPr>
        <w:pStyle w:val="Listenabsatz"/>
        <w:numPr>
          <w:ilvl w:val="1"/>
          <w:numId w:val="1"/>
        </w:numPr>
      </w:pPr>
      <w:r>
        <w:t xml:space="preserve">Ist das </w:t>
      </w:r>
      <w:proofErr w:type="gramStart"/>
      <w:r>
        <w:t>Verzeichnis</w:t>
      </w:r>
      <w:proofErr w:type="gramEnd"/>
      <w:r>
        <w:t xml:space="preserve"> in dem die Templates die Live genutzt werden abliegen</w:t>
      </w:r>
    </w:p>
    <w:p w:rsidR="0069442B" w:rsidRPr="00CF21BE" w:rsidRDefault="00CF21BE" w:rsidP="00762B19">
      <w:pPr>
        <w:pStyle w:val="Listenabsatz"/>
        <w:numPr>
          <w:ilvl w:val="1"/>
          <w:numId w:val="1"/>
        </w:numPr>
        <w:rPr>
          <w:lang w:val="en-US"/>
        </w:rPr>
      </w:pPr>
      <w:proofErr w:type="spellStart"/>
      <w:r w:rsidRPr="00CF21BE">
        <w:rPr>
          <w:lang w:val="en-US"/>
        </w:rPr>
        <w:t>Inserate</w:t>
      </w:r>
      <w:proofErr w:type="spellEnd"/>
      <w:r w:rsidRPr="00CF21BE">
        <w:rPr>
          <w:lang w:val="en-US"/>
        </w:rPr>
        <w:t xml:space="preserve">-Layouts </w:t>
      </w:r>
      <w:r w:rsidR="0069442B" w:rsidRPr="00CF21BE">
        <w:rPr>
          <w:lang w:val="en-US"/>
        </w:rPr>
        <w:t>[BILD!</w:t>
      </w:r>
      <w:r>
        <w:rPr>
          <w:lang w:val="en-US"/>
        </w:rPr>
        <w:t xml:space="preserve"> Readme-API-jobOffer.jpg</w:t>
      </w:r>
      <w:r w:rsidR="0069442B" w:rsidRPr="00CF21BE">
        <w:rPr>
          <w:lang w:val="en-US"/>
        </w:rPr>
        <w:t>]</w:t>
      </w:r>
    </w:p>
    <w:p w:rsidR="00762B19" w:rsidRDefault="00762B19" w:rsidP="00762B19">
      <w:pPr>
        <w:pStyle w:val="Listenabsatz"/>
        <w:numPr>
          <w:ilvl w:val="0"/>
          <w:numId w:val="1"/>
        </w:numPr>
      </w:pPr>
      <w:r>
        <w:t>SRC</w:t>
      </w:r>
    </w:p>
    <w:p w:rsidR="00762B19" w:rsidRDefault="00397552" w:rsidP="00762B19">
      <w:pPr>
        <w:pStyle w:val="Listenabsatz"/>
        <w:numPr>
          <w:ilvl w:val="1"/>
          <w:numId w:val="1"/>
        </w:numPr>
      </w:pPr>
      <w:r>
        <w:t xml:space="preserve">Ist ein Verzeichnis mit allen </w:t>
      </w:r>
      <w:proofErr w:type="spellStart"/>
      <w:r>
        <w:t>assets</w:t>
      </w:r>
      <w:proofErr w:type="spellEnd"/>
      <w:r>
        <w:t xml:space="preserve"> die zur Entwicklung der Stellenanzeigen Templates genutzt werden</w:t>
      </w:r>
    </w:p>
    <w:p w:rsidR="00397552" w:rsidRDefault="00397552" w:rsidP="00397552">
      <w:pPr>
        <w:pStyle w:val="Listenabsatz"/>
        <w:numPr>
          <w:ilvl w:val="2"/>
          <w:numId w:val="1"/>
        </w:numPr>
      </w:pPr>
      <w:r>
        <w:t xml:space="preserve">Images </w:t>
      </w:r>
    </w:p>
    <w:p w:rsidR="00397552" w:rsidRDefault="00397552" w:rsidP="00397552">
      <w:pPr>
        <w:pStyle w:val="Listenabsatz"/>
        <w:numPr>
          <w:ilvl w:val="2"/>
          <w:numId w:val="1"/>
        </w:numPr>
      </w:pPr>
      <w:proofErr w:type="spellStart"/>
      <w:r>
        <w:t>Js</w:t>
      </w:r>
      <w:proofErr w:type="spellEnd"/>
    </w:p>
    <w:p w:rsidR="00397552" w:rsidRDefault="00397552" w:rsidP="00397552">
      <w:pPr>
        <w:pStyle w:val="Listenabsatz"/>
        <w:numPr>
          <w:ilvl w:val="2"/>
          <w:numId w:val="1"/>
        </w:numPr>
      </w:pPr>
      <w:proofErr w:type="spellStart"/>
      <w:r>
        <w:t>JsTests</w:t>
      </w:r>
      <w:proofErr w:type="spellEnd"/>
      <w:r>
        <w:t xml:space="preserve"> (hat die gleiche Unterordner und Dateistruktur wie </w:t>
      </w:r>
      <w:proofErr w:type="spellStart"/>
      <w:r>
        <w:t>Js</w:t>
      </w:r>
      <w:proofErr w:type="spellEnd"/>
      <w:r>
        <w:t>)</w:t>
      </w:r>
    </w:p>
    <w:p w:rsidR="00397552" w:rsidRDefault="009F76DF" w:rsidP="00397552">
      <w:pPr>
        <w:pStyle w:val="Listenabsatz"/>
        <w:numPr>
          <w:ilvl w:val="2"/>
          <w:numId w:val="1"/>
        </w:numPr>
      </w:pPr>
      <w:proofErr w:type="spellStart"/>
      <w:r>
        <w:t>Partials</w:t>
      </w:r>
      <w:proofErr w:type="spellEnd"/>
      <w:r>
        <w:t xml:space="preserve"> beinhaltet die </w:t>
      </w:r>
      <w:proofErr w:type="spellStart"/>
      <w:r>
        <w:t>handlebar</w:t>
      </w:r>
      <w:proofErr w:type="spellEnd"/>
      <w:r>
        <w:t xml:space="preserve"> (HTML) </w:t>
      </w:r>
      <w:proofErr w:type="spellStart"/>
      <w:r>
        <w:t>snippets</w:t>
      </w:r>
      <w:proofErr w:type="spellEnd"/>
      <w:r>
        <w:t xml:space="preserve"> für die Template </w:t>
      </w:r>
      <w:proofErr w:type="spellStart"/>
      <w:r>
        <w:t>generierung</w:t>
      </w:r>
      <w:proofErr w:type="spellEnd"/>
    </w:p>
    <w:p w:rsidR="009F76DF" w:rsidRDefault="009F76DF" w:rsidP="009F76DF">
      <w:pPr>
        <w:pStyle w:val="Listenabsatz"/>
        <w:numPr>
          <w:ilvl w:val="3"/>
          <w:numId w:val="1"/>
        </w:numPr>
      </w:pPr>
      <w:r>
        <w:t xml:space="preserve">Der </w:t>
      </w:r>
      <w:proofErr w:type="spellStart"/>
      <w:r>
        <w:t>Entrypoint</w:t>
      </w:r>
      <w:proofErr w:type="spellEnd"/>
      <w:r>
        <w:t xml:space="preserve"> und Organisationspunkt für die </w:t>
      </w:r>
      <w:proofErr w:type="spellStart"/>
      <w:r>
        <w:t>snippets</w:t>
      </w:r>
      <w:proofErr w:type="spellEnd"/>
      <w:r>
        <w:t xml:space="preserve"> liegt im root Verzeichnis aller benötigten </w:t>
      </w:r>
      <w:proofErr w:type="spellStart"/>
      <w:r>
        <w:t>assets</w:t>
      </w:r>
      <w:proofErr w:type="spellEnd"/>
      <w:r>
        <w:t xml:space="preserve"> zur Template Produktion also SRC.</w:t>
      </w:r>
    </w:p>
    <w:p w:rsidR="009F76DF" w:rsidRDefault="009F76DF" w:rsidP="009F76DF">
      <w:pPr>
        <w:pStyle w:val="Listenabsatz"/>
        <w:numPr>
          <w:ilvl w:val="2"/>
          <w:numId w:val="1"/>
        </w:numPr>
      </w:pPr>
      <w:proofErr w:type="spellStart"/>
      <w:r>
        <w:t>Sass</w:t>
      </w:r>
      <w:proofErr w:type="spellEnd"/>
    </w:p>
    <w:p w:rsidR="009F76DF" w:rsidRDefault="009F76DF" w:rsidP="009F76DF">
      <w:pPr>
        <w:pStyle w:val="Listenabsatz"/>
        <w:numPr>
          <w:ilvl w:val="3"/>
          <w:numId w:val="1"/>
        </w:numPr>
      </w:pPr>
      <w:r>
        <w:t xml:space="preserve">Der </w:t>
      </w:r>
      <w:proofErr w:type="spellStart"/>
      <w:r>
        <w:t>Entrypoint</w:t>
      </w:r>
      <w:proofErr w:type="spellEnd"/>
      <w:r>
        <w:t xml:space="preserve"> und Organisationspunkt für die </w:t>
      </w:r>
      <w:proofErr w:type="spellStart"/>
      <w:r>
        <w:t>scss</w:t>
      </w:r>
      <w:proofErr w:type="spellEnd"/>
      <w:r>
        <w:t xml:space="preserve"> Module liegt in einer JavaScript Datei, webpackEntryDev.js, im root Verzeichnis aller benötigten </w:t>
      </w:r>
      <w:proofErr w:type="spellStart"/>
      <w:r>
        <w:t>assets</w:t>
      </w:r>
      <w:proofErr w:type="spellEnd"/>
      <w:r>
        <w:t xml:space="preserve"> zur Template Produktion also SRC.</w:t>
      </w:r>
    </w:p>
    <w:p w:rsidR="00962D71" w:rsidRDefault="00366CD0" w:rsidP="009F76DF">
      <w:pPr>
        <w:pStyle w:val="Listenabsatz"/>
        <w:numPr>
          <w:ilvl w:val="3"/>
          <w:numId w:val="1"/>
        </w:numPr>
      </w:pPr>
      <w:r>
        <w:t xml:space="preserve">Es gibt variables und </w:t>
      </w:r>
      <w:proofErr w:type="spellStart"/>
      <w:r>
        <w:t>mixins</w:t>
      </w:r>
      <w:proofErr w:type="spellEnd"/>
      <w:r>
        <w:t xml:space="preserve"> die für die Stellenanzeigen und dynamische Webseiten genutzt werden. Diese Module befinden sich </w:t>
      </w:r>
      <w:proofErr w:type="gramStart"/>
      <w:r>
        <w:t>im einem Unterverzeichnis</w:t>
      </w:r>
      <w:proofErr w:type="gramEnd"/>
      <w:r>
        <w:t xml:space="preserve"> von </w:t>
      </w:r>
      <w:proofErr w:type="spellStart"/>
      <w:r>
        <w:t>dynamicPages</w:t>
      </w:r>
      <w:proofErr w:type="spellEnd"/>
      <w:r>
        <w:t>.</w:t>
      </w:r>
    </w:p>
    <w:p w:rsidR="009F76DF" w:rsidRDefault="009F76DF" w:rsidP="009F76DF">
      <w:pPr>
        <w:pStyle w:val="Listenabsatz"/>
        <w:numPr>
          <w:ilvl w:val="2"/>
          <w:numId w:val="1"/>
        </w:numPr>
      </w:pPr>
      <w:proofErr w:type="spellStart"/>
      <w:r>
        <w:t>Webfonts</w:t>
      </w:r>
      <w:proofErr w:type="spellEnd"/>
    </w:p>
    <w:p w:rsidR="006E50C0" w:rsidRDefault="006E50C0" w:rsidP="00EE70EF">
      <w:pPr>
        <w:pStyle w:val="berschrift2"/>
      </w:pPr>
      <w:r>
        <w:lastRenderedPageBreak/>
        <w:t xml:space="preserve">Verzeichnis </w:t>
      </w:r>
      <w:proofErr w:type="spellStart"/>
      <w:r>
        <w:t>dynamicPages</w:t>
      </w:r>
      <w:proofErr w:type="spellEnd"/>
    </w:p>
    <w:p w:rsidR="006E50C0" w:rsidRDefault="00962D71" w:rsidP="00962D71">
      <w:pPr>
        <w:pStyle w:val="Listenabsatz"/>
        <w:numPr>
          <w:ilvl w:val="0"/>
          <w:numId w:val="1"/>
        </w:numPr>
      </w:pPr>
      <w:r>
        <w:t>Assets</w:t>
      </w:r>
    </w:p>
    <w:p w:rsidR="00962D71" w:rsidRDefault="00962D71" w:rsidP="00962D71">
      <w:pPr>
        <w:pStyle w:val="Listenabsatz"/>
        <w:numPr>
          <w:ilvl w:val="1"/>
          <w:numId w:val="1"/>
        </w:numPr>
      </w:pPr>
      <w:r>
        <w:t xml:space="preserve">Ist ein </w:t>
      </w:r>
      <w:proofErr w:type="gramStart"/>
      <w:r>
        <w:t>Verzeichnis</w:t>
      </w:r>
      <w:proofErr w:type="gramEnd"/>
      <w:r>
        <w:t xml:space="preserve"> das fast alle </w:t>
      </w:r>
      <w:proofErr w:type="spellStart"/>
      <w:r>
        <w:t>assets</w:t>
      </w:r>
      <w:proofErr w:type="spellEnd"/>
      <w:r>
        <w:t xml:space="preserve"> für die Manipulation des DOM und CSSOM von den gelieferten Umantis Webseiten beinhaltet</w:t>
      </w:r>
    </w:p>
    <w:p w:rsidR="00962D71" w:rsidRDefault="00962D71" w:rsidP="00962D71">
      <w:pPr>
        <w:pStyle w:val="Listenabsatz"/>
        <w:numPr>
          <w:ilvl w:val="2"/>
          <w:numId w:val="1"/>
        </w:numPr>
      </w:pPr>
      <w:proofErr w:type="spellStart"/>
      <w:r>
        <w:t>externalSCSS</w:t>
      </w:r>
      <w:proofErr w:type="spellEnd"/>
      <w:r>
        <w:t xml:space="preserve">, beinhaltet die </w:t>
      </w:r>
      <w:proofErr w:type="spellStart"/>
      <w:r>
        <w:t>scss</w:t>
      </w:r>
      <w:proofErr w:type="spellEnd"/>
      <w:r>
        <w:t xml:space="preserve"> Module für das individuelle Styling der dynamischen Webseiten</w:t>
      </w:r>
    </w:p>
    <w:p w:rsidR="00962D71" w:rsidRDefault="00366CD0" w:rsidP="00962D71">
      <w:pPr>
        <w:pStyle w:val="Listenabsatz"/>
        <w:numPr>
          <w:ilvl w:val="3"/>
          <w:numId w:val="1"/>
        </w:numPr>
      </w:pPr>
      <w:r>
        <w:t xml:space="preserve">Der </w:t>
      </w:r>
      <w:proofErr w:type="spellStart"/>
      <w:r>
        <w:t>Entrypoint</w:t>
      </w:r>
      <w:proofErr w:type="spellEnd"/>
      <w:r>
        <w:t xml:space="preserve"> und Organisationspunkt für die </w:t>
      </w:r>
      <w:proofErr w:type="spellStart"/>
      <w:r>
        <w:t>scss</w:t>
      </w:r>
      <w:proofErr w:type="spellEnd"/>
      <w:r>
        <w:t xml:space="preserve"> Module liegt</w:t>
      </w:r>
      <w:r w:rsidR="00962D71">
        <w:t xml:space="preserve"> </w:t>
      </w:r>
      <w:proofErr w:type="spellStart"/>
      <w:proofErr w:type="gramStart"/>
      <w:r>
        <w:t>external.scss</w:t>
      </w:r>
      <w:proofErr w:type="spellEnd"/>
      <w:proofErr w:type="gramEnd"/>
    </w:p>
    <w:p w:rsidR="00366CD0" w:rsidRDefault="00366CD0" w:rsidP="00962D71">
      <w:pPr>
        <w:pStyle w:val="Listenabsatz"/>
        <w:numPr>
          <w:ilvl w:val="3"/>
          <w:numId w:val="1"/>
        </w:numPr>
      </w:pPr>
      <w:r>
        <w:t xml:space="preserve">Die </w:t>
      </w:r>
      <w:proofErr w:type="spellStart"/>
      <w:r>
        <w:t>scss</w:t>
      </w:r>
      <w:proofErr w:type="spellEnd"/>
      <w:r>
        <w:t xml:space="preserve"> Module sind entsprechend der Verfügung gestellten HTML und CSS Selektoren entwickelt und modularisiert.</w:t>
      </w:r>
    </w:p>
    <w:p w:rsidR="00962D71" w:rsidRDefault="00962D71" w:rsidP="00962D71">
      <w:pPr>
        <w:pStyle w:val="Listenabsatz"/>
        <w:numPr>
          <w:ilvl w:val="0"/>
          <w:numId w:val="1"/>
        </w:numPr>
      </w:pPr>
      <w:proofErr w:type="spellStart"/>
      <w:r>
        <w:t>backupTemplates</w:t>
      </w:r>
      <w:proofErr w:type="spellEnd"/>
    </w:p>
    <w:p w:rsidR="003C01C1" w:rsidRDefault="003C01C1" w:rsidP="003C01C1">
      <w:pPr>
        <w:pStyle w:val="Listenabsatz"/>
        <w:numPr>
          <w:ilvl w:val="1"/>
          <w:numId w:val="1"/>
        </w:numPr>
      </w:pPr>
      <w:r>
        <w:t xml:space="preserve">Ist ein Verzeichnis das alte nicht mehr in Nutzung befindliche Template Assets für die dynamische Umantis Webseiten beinhaltet (ehemals </w:t>
      </w:r>
      <w:proofErr w:type="spellStart"/>
      <w:r>
        <w:t>uploaded</w:t>
      </w:r>
      <w:proofErr w:type="spellEnd"/>
      <w:r>
        <w:t xml:space="preserve"> auf der redaktionellen Oberfläche)</w:t>
      </w:r>
    </w:p>
    <w:p w:rsidR="003C01C1" w:rsidRDefault="003C01C1" w:rsidP="003C01C1">
      <w:pPr>
        <w:pStyle w:val="Listenabsatz"/>
        <w:numPr>
          <w:ilvl w:val="2"/>
          <w:numId w:val="1"/>
        </w:numPr>
      </w:pPr>
      <w:proofErr w:type="spellStart"/>
      <w:r>
        <w:t>oldNotResponsiveDesign</w:t>
      </w:r>
      <w:proofErr w:type="spellEnd"/>
      <w:r>
        <w:t>, uralt</w:t>
      </w:r>
    </w:p>
    <w:p w:rsidR="003C01C1" w:rsidRDefault="003C01C1" w:rsidP="003C01C1">
      <w:pPr>
        <w:pStyle w:val="Listenabsatz"/>
        <w:numPr>
          <w:ilvl w:val="2"/>
          <w:numId w:val="1"/>
        </w:numPr>
      </w:pPr>
      <w:proofErr w:type="spellStart"/>
      <w:r>
        <w:t>oldResponsiveDesign</w:t>
      </w:r>
      <w:proofErr w:type="spellEnd"/>
      <w:r>
        <w:t>, alt</w:t>
      </w:r>
    </w:p>
    <w:p w:rsidR="003C01C1" w:rsidRDefault="003C01C1" w:rsidP="003C01C1">
      <w:pPr>
        <w:pStyle w:val="Listenabsatz"/>
        <w:numPr>
          <w:ilvl w:val="0"/>
          <w:numId w:val="1"/>
        </w:numPr>
      </w:pPr>
      <w:proofErr w:type="spellStart"/>
      <w:r>
        <w:t>htmlMocks</w:t>
      </w:r>
      <w:proofErr w:type="spellEnd"/>
      <w:r>
        <w:t>/</w:t>
      </w:r>
      <w:proofErr w:type="spellStart"/>
      <w:r>
        <w:t>assets</w:t>
      </w:r>
      <w:proofErr w:type="spellEnd"/>
    </w:p>
    <w:p w:rsidR="006A55C2" w:rsidRDefault="006A55C2" w:rsidP="006A55C2">
      <w:pPr>
        <w:pStyle w:val="Listenabsatz"/>
        <w:numPr>
          <w:ilvl w:val="1"/>
          <w:numId w:val="1"/>
        </w:numPr>
      </w:pPr>
      <w:r>
        <w:t xml:space="preserve">Ist ein </w:t>
      </w:r>
      <w:proofErr w:type="gramStart"/>
      <w:r>
        <w:t>Verzeichnis</w:t>
      </w:r>
      <w:proofErr w:type="gramEnd"/>
      <w:r>
        <w:t xml:space="preserve"> das alle bekannten HTML Seiten Elemente der </w:t>
      </w:r>
      <w:proofErr w:type="spellStart"/>
      <w:r>
        <w:t>Iframe</w:t>
      </w:r>
      <w:proofErr w:type="spellEnd"/>
      <w:r>
        <w:t xml:space="preserve"> Architektur der dynamischen Webseiten beinhaltet. </w:t>
      </w:r>
    </w:p>
    <w:p w:rsidR="006A55C2" w:rsidRDefault="006A55C2" w:rsidP="006A55C2">
      <w:pPr>
        <w:pStyle w:val="Listenabsatz"/>
        <w:numPr>
          <w:ilvl w:val="2"/>
          <w:numId w:val="1"/>
        </w:numPr>
      </w:pPr>
      <w:proofErr w:type="spellStart"/>
      <w:r>
        <w:t>Html</w:t>
      </w:r>
      <w:proofErr w:type="spellEnd"/>
      <w:r>
        <w:t xml:space="preserve"> </w:t>
      </w:r>
    </w:p>
    <w:p w:rsidR="006A55C2" w:rsidRDefault="006A55C2" w:rsidP="006A55C2">
      <w:pPr>
        <w:pStyle w:val="Listenabsatz"/>
        <w:numPr>
          <w:ilvl w:val="3"/>
          <w:numId w:val="1"/>
        </w:numPr>
      </w:pPr>
      <w:r>
        <w:t>Umantis Content Page Mocks</w:t>
      </w:r>
    </w:p>
    <w:p w:rsidR="006A55C2" w:rsidRDefault="006A55C2" w:rsidP="006A55C2">
      <w:pPr>
        <w:pStyle w:val="Listenabsatz"/>
        <w:numPr>
          <w:ilvl w:val="4"/>
          <w:numId w:val="1"/>
        </w:numPr>
      </w:pPr>
      <w:r>
        <w:t>Bewerbungsformular</w:t>
      </w:r>
    </w:p>
    <w:p w:rsidR="006A55C2" w:rsidRDefault="006A55C2" w:rsidP="006A55C2">
      <w:pPr>
        <w:pStyle w:val="Listenabsatz"/>
        <w:numPr>
          <w:ilvl w:val="4"/>
          <w:numId w:val="1"/>
        </w:numPr>
      </w:pPr>
      <w:r>
        <w:t>Logout</w:t>
      </w:r>
    </w:p>
    <w:p w:rsidR="006A55C2" w:rsidRDefault="006A55C2" w:rsidP="006A55C2">
      <w:pPr>
        <w:pStyle w:val="Listenabsatz"/>
        <w:numPr>
          <w:ilvl w:val="4"/>
          <w:numId w:val="1"/>
        </w:numPr>
      </w:pPr>
      <w:r>
        <w:t>Stellenmarkt</w:t>
      </w:r>
    </w:p>
    <w:p w:rsidR="006A55C2" w:rsidRDefault="006A55C2" w:rsidP="006A55C2">
      <w:pPr>
        <w:pStyle w:val="Listenabsatz"/>
        <w:numPr>
          <w:ilvl w:val="4"/>
          <w:numId w:val="1"/>
        </w:numPr>
      </w:pPr>
      <w:r>
        <w:t>Etc.</w:t>
      </w:r>
    </w:p>
    <w:p w:rsidR="006A55C2" w:rsidRDefault="006A55C2" w:rsidP="006A55C2">
      <w:pPr>
        <w:pStyle w:val="Listenabsatz"/>
        <w:numPr>
          <w:ilvl w:val="3"/>
          <w:numId w:val="1"/>
        </w:numPr>
      </w:pPr>
      <w:r>
        <w:t xml:space="preserve">Besonderheit Header und </w:t>
      </w:r>
      <w:proofErr w:type="spellStart"/>
      <w:r>
        <w:t>Footer</w:t>
      </w:r>
      <w:proofErr w:type="spellEnd"/>
      <w:r>
        <w:t xml:space="preserve"> Templates sind von uns entwickelt </w:t>
      </w:r>
    </w:p>
    <w:p w:rsidR="006A55C2" w:rsidRDefault="006A55C2" w:rsidP="006A55C2">
      <w:pPr>
        <w:pStyle w:val="Listenabsatz"/>
        <w:numPr>
          <w:ilvl w:val="4"/>
          <w:numId w:val="1"/>
        </w:numPr>
      </w:pPr>
      <w:r>
        <w:t xml:space="preserve">Header, </w:t>
      </w:r>
      <w:proofErr w:type="spellStart"/>
      <w:r>
        <w:t>Footer</w:t>
      </w:r>
      <w:proofErr w:type="spellEnd"/>
    </w:p>
    <w:p w:rsidR="00962D71" w:rsidRDefault="006A55C2" w:rsidP="00962D71">
      <w:pPr>
        <w:pStyle w:val="Listenabsatz"/>
        <w:numPr>
          <w:ilvl w:val="0"/>
          <w:numId w:val="1"/>
        </w:numPr>
      </w:pPr>
      <w:proofErr w:type="spellStart"/>
      <w:r>
        <w:t>B</w:t>
      </w:r>
      <w:r w:rsidR="00962D71">
        <w:t>uild</w:t>
      </w:r>
      <w:proofErr w:type="spellEnd"/>
    </w:p>
    <w:p w:rsidR="006A55C2" w:rsidRDefault="006A55C2" w:rsidP="006A55C2">
      <w:pPr>
        <w:pStyle w:val="Listenabsatz"/>
        <w:numPr>
          <w:ilvl w:val="1"/>
          <w:numId w:val="1"/>
        </w:numPr>
      </w:pPr>
      <w:r>
        <w:t xml:space="preserve">Ist ein </w:t>
      </w:r>
      <w:proofErr w:type="gramStart"/>
      <w:r>
        <w:t>Verzeichnis</w:t>
      </w:r>
      <w:proofErr w:type="gramEnd"/>
      <w:r>
        <w:t xml:space="preserve"> in dem die Konfigurationen für den </w:t>
      </w:r>
      <w:proofErr w:type="spellStart"/>
      <w:r>
        <w:t>Webpack</w:t>
      </w:r>
      <w:proofErr w:type="spellEnd"/>
      <w:r>
        <w:t xml:space="preserve"> </w:t>
      </w:r>
      <w:proofErr w:type="spellStart"/>
      <w:r>
        <w:t>build</w:t>
      </w:r>
      <w:proofErr w:type="spellEnd"/>
      <w:r>
        <w:t xml:space="preserve"> der Header und </w:t>
      </w:r>
      <w:proofErr w:type="spellStart"/>
      <w:r>
        <w:t>Footer</w:t>
      </w:r>
      <w:proofErr w:type="spellEnd"/>
      <w:r>
        <w:t xml:space="preserve"> Templates abliegen</w:t>
      </w:r>
    </w:p>
    <w:p w:rsidR="006A55C2" w:rsidRDefault="006A55C2" w:rsidP="006A55C2">
      <w:pPr>
        <w:pStyle w:val="Listenabsatz"/>
        <w:numPr>
          <w:ilvl w:val="2"/>
          <w:numId w:val="1"/>
        </w:numPr>
      </w:pPr>
      <w:r>
        <w:t xml:space="preserve">Es gibt separate </w:t>
      </w:r>
      <w:proofErr w:type="spellStart"/>
      <w:r>
        <w:t>configs</w:t>
      </w:r>
      <w:proofErr w:type="spellEnd"/>
      <w:r w:rsidR="003B7041">
        <w:t xml:space="preserve"> für </w:t>
      </w:r>
      <w:proofErr w:type="spellStart"/>
      <w:r w:rsidR="003B7041">
        <w:t>dev</w:t>
      </w:r>
      <w:proofErr w:type="spellEnd"/>
      <w:r w:rsidR="003B7041">
        <w:t xml:space="preserve"> und </w:t>
      </w:r>
      <w:proofErr w:type="spellStart"/>
      <w:r w:rsidR="003B7041">
        <w:t>prod</w:t>
      </w:r>
      <w:proofErr w:type="spellEnd"/>
    </w:p>
    <w:p w:rsidR="00962D71" w:rsidRDefault="00962D71" w:rsidP="00962D71">
      <w:pPr>
        <w:pStyle w:val="Listenabsatz"/>
        <w:numPr>
          <w:ilvl w:val="0"/>
          <w:numId w:val="1"/>
        </w:numPr>
      </w:pPr>
      <w:proofErr w:type="spellStart"/>
      <w:r>
        <w:t>UploadAPI_umantis</w:t>
      </w:r>
      <w:proofErr w:type="spellEnd"/>
    </w:p>
    <w:p w:rsidR="00E85E39" w:rsidRDefault="00E85E39" w:rsidP="00E85E39">
      <w:pPr>
        <w:pStyle w:val="Listenabsatz"/>
        <w:numPr>
          <w:ilvl w:val="1"/>
          <w:numId w:val="1"/>
        </w:numPr>
      </w:pPr>
      <w:r>
        <w:t xml:space="preserve">Ist das Verzeichnis in dem die Header und </w:t>
      </w:r>
      <w:proofErr w:type="spellStart"/>
      <w:r>
        <w:t>Footer</w:t>
      </w:r>
      <w:proofErr w:type="spellEnd"/>
      <w:r>
        <w:t xml:space="preserve"> Templates mitsamt </w:t>
      </w:r>
      <w:proofErr w:type="spellStart"/>
      <w:r>
        <w:t>assets</w:t>
      </w:r>
      <w:proofErr w:type="spellEnd"/>
      <w:r>
        <w:t>, die Live genutzt werden, abliegen</w:t>
      </w:r>
    </w:p>
    <w:p w:rsidR="0069442B" w:rsidRDefault="0085426D" w:rsidP="00E85E39">
      <w:pPr>
        <w:pStyle w:val="Listenabsatz"/>
        <w:numPr>
          <w:ilvl w:val="1"/>
          <w:numId w:val="1"/>
        </w:numPr>
      </w:pPr>
      <w:r>
        <w:t xml:space="preserve">Bild Konfigurationsübersicht Externes Design / Weitere Designs </w:t>
      </w:r>
      <w:r w:rsidR="0069442B">
        <w:t xml:space="preserve">[BILD UPLOAD! </w:t>
      </w:r>
      <w:r w:rsidRPr="0085426D">
        <w:t>readme-API-Assets-TemplatesRemainingPages.jpg</w:t>
      </w:r>
      <w:r>
        <w:t xml:space="preserve">, </w:t>
      </w:r>
      <w:r w:rsidRPr="0085426D">
        <w:t>readme-API-Assets-TemplatesRemainingPages2.jpg</w:t>
      </w:r>
      <w:r w:rsidR="0069442B">
        <w:t>]</w:t>
      </w:r>
    </w:p>
    <w:p w:rsidR="0069442B" w:rsidRPr="0085426D" w:rsidRDefault="0085426D" w:rsidP="00E85E39">
      <w:pPr>
        <w:pStyle w:val="Listenabsatz"/>
        <w:numPr>
          <w:ilvl w:val="1"/>
          <w:numId w:val="1"/>
        </w:numPr>
        <w:rPr>
          <w:lang w:val="en-US"/>
        </w:rPr>
      </w:pPr>
      <w:proofErr w:type="spellStart"/>
      <w:r w:rsidRPr="0085426D">
        <w:rPr>
          <w:lang w:val="en-US"/>
        </w:rPr>
        <w:t>Weitere</w:t>
      </w:r>
      <w:proofErr w:type="spellEnd"/>
      <w:r w:rsidRPr="0085426D">
        <w:rPr>
          <w:lang w:val="en-US"/>
        </w:rPr>
        <w:t xml:space="preserve"> Designs Upload CSS Code </w:t>
      </w:r>
      <w:r w:rsidR="0069442B" w:rsidRPr="0085426D">
        <w:rPr>
          <w:lang w:val="en-US"/>
        </w:rPr>
        <w:t xml:space="preserve">[BILD UPLOAD! </w:t>
      </w:r>
      <w:r w:rsidRPr="0085426D">
        <w:rPr>
          <w:lang w:val="en-US"/>
        </w:rPr>
        <w:t>readme-API-Assets-TemplatesRemainingPages3.jpg</w:t>
      </w:r>
      <w:r w:rsidR="0069442B" w:rsidRPr="0085426D">
        <w:rPr>
          <w:lang w:val="en-US"/>
        </w:rPr>
        <w:t>]</w:t>
      </w:r>
    </w:p>
    <w:p w:rsidR="003B7041" w:rsidRDefault="00056028" w:rsidP="003B7041">
      <w:pPr>
        <w:pStyle w:val="Listenabsatz"/>
        <w:numPr>
          <w:ilvl w:val="0"/>
          <w:numId w:val="1"/>
        </w:numPr>
      </w:pPr>
      <w:proofErr w:type="spellStart"/>
      <w:r>
        <w:t>R</w:t>
      </w:r>
      <w:r w:rsidR="003B7041">
        <w:t>eadmeassets</w:t>
      </w:r>
      <w:proofErr w:type="spellEnd"/>
    </w:p>
    <w:p w:rsidR="00056028" w:rsidRPr="006E50C0" w:rsidRDefault="00056028" w:rsidP="00330449">
      <w:pPr>
        <w:pStyle w:val="Listenabsatz"/>
        <w:numPr>
          <w:ilvl w:val="1"/>
          <w:numId w:val="1"/>
        </w:numPr>
      </w:pPr>
      <w:r>
        <w:t xml:space="preserve">Ist </w:t>
      </w:r>
      <w:r w:rsidR="00330449">
        <w:t>ein</w:t>
      </w:r>
      <w:r>
        <w:t xml:space="preserve"> Verzeichnis </w:t>
      </w:r>
      <w:proofErr w:type="gramStart"/>
      <w:r>
        <w:t xml:space="preserve">in dem </w:t>
      </w:r>
      <w:r w:rsidR="00330449">
        <w:t>erklärende Bilder</w:t>
      </w:r>
      <w:proofErr w:type="gramEnd"/>
      <w:r w:rsidR="00330449">
        <w:t xml:space="preserve"> für die Readme Dateien abliegen.</w:t>
      </w:r>
    </w:p>
    <w:p w:rsidR="002535E4" w:rsidRDefault="002535E4" w:rsidP="007F2D3C"/>
    <w:p w:rsidR="002535E4" w:rsidRDefault="002535E4" w:rsidP="002535E4">
      <w:pPr>
        <w:pStyle w:val="Titel"/>
      </w:pPr>
      <w:r>
        <w:t>Stellenanzeigen Templates</w:t>
      </w:r>
    </w:p>
    <w:p w:rsidR="002535E4" w:rsidRDefault="002535E4" w:rsidP="00EE70EF">
      <w:pPr>
        <w:pStyle w:val="berschrift2"/>
        <w:rPr>
          <w:ins w:id="1" w:author="Suk-Be Jang" w:date="2020-08-19T10:03:00Z"/>
        </w:rPr>
      </w:pPr>
      <w:r>
        <w:lastRenderedPageBreak/>
        <w:t>HTML Templates</w:t>
      </w:r>
    </w:p>
    <w:p w:rsidR="00CA045D" w:rsidRDefault="00CA045D" w:rsidP="00CA045D">
      <w:pPr>
        <w:rPr>
          <w:ins w:id="2" w:author="Suk-Be Jang" w:date="2020-08-19T10:04:00Z"/>
        </w:rPr>
      </w:pPr>
      <w:ins w:id="3" w:author="Suk-Be Jang" w:date="2020-08-19T10:03:00Z">
        <w:r>
          <w:t xml:space="preserve">Entwickelt werden kann mit </w:t>
        </w:r>
        <w:proofErr w:type="spellStart"/>
        <w:r>
          <w:t>npm</w:t>
        </w:r>
        <w:proofErr w:type="spellEnd"/>
        <w:r>
          <w:t xml:space="preserve"> </w:t>
        </w:r>
        <w:proofErr w:type="spellStart"/>
        <w:r>
          <w:t>run</w:t>
        </w:r>
        <w:proofErr w:type="spellEnd"/>
        <w:r>
          <w:t xml:space="preserve"> </w:t>
        </w:r>
        <w:proofErr w:type="spellStart"/>
        <w:r>
          <w:t>jo</w:t>
        </w:r>
      </w:ins>
      <w:ins w:id="4" w:author="Suk-Be Jang" w:date="2020-08-19T10:04:00Z">
        <w:r>
          <w:t>bOfferDev</w:t>
        </w:r>
        <w:proofErr w:type="spellEnd"/>
        <w:r>
          <w:t>.</w:t>
        </w:r>
      </w:ins>
    </w:p>
    <w:p w:rsidR="00CA045D" w:rsidRPr="00CA045D" w:rsidRDefault="00A267C8" w:rsidP="00CA045D">
      <w:pPr>
        <w:rPr>
          <w:rPrChange w:id="5" w:author="Suk-Be Jang" w:date="2020-08-19T10:03:00Z">
            <w:rPr/>
          </w:rPrChange>
        </w:rPr>
        <w:pPrChange w:id="6" w:author="Suk-Be Jang" w:date="2020-08-19T10:03:00Z">
          <w:pPr>
            <w:pStyle w:val="berschrift2"/>
          </w:pPr>
        </w:pPrChange>
      </w:pPr>
      <w:proofErr w:type="spellStart"/>
      <w:ins w:id="7" w:author="Suk-Be Jang" w:date="2020-08-19T10:04:00Z">
        <w:r>
          <w:t>Compiled</w:t>
        </w:r>
      </w:ins>
      <w:proofErr w:type="spellEnd"/>
      <w:ins w:id="8" w:author="Suk-Be Jang" w:date="2020-08-19T10:05:00Z">
        <w:r>
          <w:t xml:space="preserve"> werden die </w:t>
        </w:r>
      </w:ins>
      <w:ins w:id="9" w:author="Suk-Be Jang" w:date="2020-08-19T10:06:00Z">
        <w:r>
          <w:t xml:space="preserve">HTML </w:t>
        </w:r>
      </w:ins>
      <w:ins w:id="10" w:author="Suk-Be Jang" w:date="2020-08-19T10:05:00Z">
        <w:r>
          <w:t>Templates</w:t>
        </w:r>
      </w:ins>
      <w:ins w:id="11" w:author="Suk-Be Jang" w:date="2020-08-19T10:06:00Z">
        <w:r>
          <w:t xml:space="preserve"> mit </w:t>
        </w:r>
        <w:proofErr w:type="spellStart"/>
        <w:r>
          <w:t>npm</w:t>
        </w:r>
        <w:proofErr w:type="spellEnd"/>
        <w:r>
          <w:t xml:space="preserve"> </w:t>
        </w:r>
        <w:proofErr w:type="spellStart"/>
        <w:r>
          <w:t>run</w:t>
        </w:r>
        <w:proofErr w:type="spellEnd"/>
        <w:r>
          <w:t xml:space="preserve"> </w:t>
        </w:r>
        <w:proofErr w:type="spellStart"/>
        <w:r>
          <w:t>jobOfferProd</w:t>
        </w:r>
        <w:proofErr w:type="spellEnd"/>
        <w:r>
          <w:t>.</w:t>
        </w:r>
      </w:ins>
    </w:p>
    <w:p w:rsidR="0080597A" w:rsidRDefault="0080597A" w:rsidP="00CA045D">
      <w:pPr>
        <w:pStyle w:val="Listenabsatz"/>
        <w:numPr>
          <w:ilvl w:val="0"/>
          <w:numId w:val="1"/>
        </w:numPr>
      </w:pPr>
      <w:r>
        <w:t xml:space="preserve">Benamung </w:t>
      </w:r>
    </w:p>
    <w:p w:rsidR="002535E4" w:rsidRDefault="0080597A" w:rsidP="0080597A">
      <w:pPr>
        <w:pStyle w:val="Listenabsatz"/>
        <w:numPr>
          <w:ilvl w:val="1"/>
          <w:numId w:val="1"/>
        </w:numPr>
      </w:pPr>
      <w:r>
        <w:t xml:space="preserve">Es gibt eine Übereinkunft mit der HR Redaktion und </w:t>
      </w:r>
    </w:p>
    <w:p w:rsidR="000526B3" w:rsidRDefault="000526B3" w:rsidP="000526B3">
      <w:pPr>
        <w:pStyle w:val="Listenabsatz"/>
        <w:numPr>
          <w:ilvl w:val="0"/>
          <w:numId w:val="1"/>
        </w:numPr>
      </w:pPr>
      <w:r>
        <w:t>Platzhalter Tags</w:t>
      </w:r>
    </w:p>
    <w:p w:rsidR="0026554B" w:rsidRDefault="00F61F98" w:rsidP="00F61F98">
      <w:pPr>
        <w:pStyle w:val="Listenabsatz"/>
        <w:numPr>
          <w:ilvl w:val="1"/>
          <w:numId w:val="1"/>
        </w:numPr>
      </w:pPr>
      <w:r>
        <w:t>S</w:t>
      </w:r>
      <w:r w:rsidR="000526B3">
        <w:t xml:space="preserve">ind gekennzeichnet mit eckigen </w:t>
      </w:r>
      <w:r w:rsidR="00B523F9">
        <w:t xml:space="preserve">Klammern []. </w:t>
      </w:r>
      <w:r w:rsidR="0026554B">
        <w:t>Diese Platzhalter werden auf dem Server mit den gewünschten Inhalten gefüllt.</w:t>
      </w:r>
    </w:p>
    <w:p w:rsidR="00F61F98" w:rsidRDefault="009F4043" w:rsidP="00F61F98">
      <w:pPr>
        <w:pStyle w:val="Listenabsatz"/>
        <w:numPr>
          <w:ilvl w:val="1"/>
          <w:numId w:val="1"/>
        </w:numPr>
      </w:pPr>
      <w:r>
        <w:t>Es gibt Text Platzhalter und Asset Platzhalter.</w:t>
      </w:r>
    </w:p>
    <w:p w:rsidR="009F4043" w:rsidRDefault="009F4043" w:rsidP="00F61F98">
      <w:pPr>
        <w:pStyle w:val="Listenabsatz"/>
        <w:numPr>
          <w:ilvl w:val="1"/>
          <w:numId w:val="1"/>
        </w:numPr>
      </w:pPr>
      <w:r>
        <w:t>Die Reihenfolge der Asset Nummerierung entspricht der Asset Nummerierung der redaktionellen Konfiguration.</w:t>
      </w:r>
    </w:p>
    <w:p w:rsidR="009F4043" w:rsidRDefault="009F4043" w:rsidP="009F4043">
      <w:pPr>
        <w:pStyle w:val="Listenabsatz"/>
        <w:numPr>
          <w:ilvl w:val="3"/>
          <w:numId w:val="1"/>
        </w:numPr>
        <w:ind w:left="2484"/>
      </w:pPr>
      <w:proofErr w:type="spellStart"/>
      <w:r>
        <w:t>font</w:t>
      </w:r>
      <w:proofErr w:type="spellEnd"/>
      <w:r>
        <w:t xml:space="preserve"> </w:t>
      </w:r>
      <w:proofErr w:type="spellStart"/>
      <w:r>
        <w:t>asset</w:t>
      </w:r>
      <w:proofErr w:type="spellEnd"/>
      <w:r>
        <w:t xml:space="preserve"> Beispiel </w:t>
      </w:r>
      <w:proofErr w:type="spellStart"/>
      <w:r>
        <w:t>header</w:t>
      </w:r>
      <w:proofErr w:type="spellEnd"/>
      <w:r>
        <w:t xml:space="preserve"> tag </w:t>
      </w:r>
      <w:proofErr w:type="spellStart"/>
      <w:r>
        <w:t>html</w:t>
      </w:r>
      <w:proofErr w:type="spellEnd"/>
      <w:r>
        <w:t xml:space="preserve"> Template: </w:t>
      </w:r>
    </w:p>
    <w:p w:rsidR="009F4043" w:rsidRDefault="009F4043" w:rsidP="009F4043">
      <w:pPr>
        <w:pStyle w:val="Listenabsatz"/>
        <w:numPr>
          <w:ilvl w:val="4"/>
          <w:numId w:val="1"/>
        </w:numPr>
        <w:ind w:left="3204"/>
      </w:pPr>
      <w:proofErr w:type="spellStart"/>
      <w:r>
        <w:t>readme</w:t>
      </w:r>
      <w:proofErr w:type="spellEnd"/>
      <w:r>
        <w:t xml:space="preserve"> </w:t>
      </w:r>
      <w:proofErr w:type="spellStart"/>
      <w:r>
        <w:t>JobOffer</w:t>
      </w:r>
      <w:proofErr w:type="spellEnd"/>
    </w:p>
    <w:p w:rsidR="009F4043" w:rsidRPr="00B523F9" w:rsidRDefault="009F4043" w:rsidP="009F4043">
      <w:pPr>
        <w:pStyle w:val="Listenabsatz"/>
        <w:numPr>
          <w:ilvl w:val="4"/>
          <w:numId w:val="1"/>
        </w:numPr>
        <w:ind w:left="3204"/>
      </w:pPr>
      <w:r w:rsidRPr="00B523F9">
        <w:rPr>
          <w:rFonts w:ascii="Courier" w:eastAsia="Times New Roman" w:hAnsi="Courier" w:cs="Times New Roman"/>
          <w:color w:val="172B4D"/>
          <w:sz w:val="18"/>
          <w:szCs w:val="18"/>
          <w:shd w:val="clear" w:color="auto" w:fill="F4F5F7"/>
          <w:lang w:bidi="he-IL"/>
        </w:rPr>
        <w:t>@</w:t>
      </w:r>
      <w:proofErr w:type="spellStart"/>
      <w:r w:rsidRPr="00B523F9">
        <w:rPr>
          <w:rFonts w:ascii="Courier" w:eastAsia="Times New Roman" w:hAnsi="Courier" w:cs="Times New Roman"/>
          <w:color w:val="172B4D"/>
          <w:sz w:val="18"/>
          <w:szCs w:val="18"/>
          <w:shd w:val="clear" w:color="auto" w:fill="F4F5F7"/>
          <w:lang w:bidi="he-IL"/>
        </w:rPr>
        <w:t>font</w:t>
      </w:r>
      <w:proofErr w:type="spellEnd"/>
      <w:r w:rsidRPr="00B523F9">
        <w:rPr>
          <w:rFonts w:ascii="Courier" w:eastAsia="Times New Roman" w:hAnsi="Courier" w:cs="Times New Roman"/>
          <w:color w:val="172B4D"/>
          <w:sz w:val="18"/>
          <w:szCs w:val="18"/>
          <w:shd w:val="clear" w:color="auto" w:fill="F4F5F7"/>
          <w:lang w:bidi="he-IL"/>
        </w:rPr>
        <w:t>-face {</w:t>
      </w:r>
      <w:r>
        <w:rPr>
          <w:rFonts w:ascii="Courier" w:eastAsia="Times New Roman" w:hAnsi="Courier" w:cs="Times New Roman"/>
          <w:color w:val="172B4D"/>
          <w:sz w:val="18"/>
          <w:szCs w:val="18"/>
          <w:shd w:val="clear" w:color="auto" w:fill="F4F5F7"/>
          <w:lang w:bidi="he-IL"/>
        </w:rPr>
        <w:t xml:space="preserve"> </w:t>
      </w:r>
    </w:p>
    <w:p w:rsidR="009F4043" w:rsidRPr="00B523F9" w:rsidRDefault="009F4043" w:rsidP="009F4043">
      <w:pPr>
        <w:spacing w:after="0" w:line="240" w:lineRule="auto"/>
        <w:rPr>
          <w:rFonts w:ascii="Courier" w:eastAsia="Times New Roman" w:hAnsi="Courier" w:cs="Times New Roman"/>
          <w:color w:val="172B4D"/>
          <w:sz w:val="18"/>
          <w:szCs w:val="18"/>
          <w:shd w:val="clear" w:color="auto" w:fill="F4F5F7"/>
          <w:lang w:bidi="he-IL"/>
        </w:rPr>
      </w:pPr>
      <w:r w:rsidRPr="00B523F9">
        <w:rPr>
          <w:rFonts w:ascii="Courier" w:eastAsia="Times New Roman" w:hAnsi="Courier" w:cs="Times New Roman"/>
          <w:color w:val="172B4D"/>
          <w:sz w:val="18"/>
          <w:szCs w:val="18"/>
          <w:shd w:val="clear" w:color="auto" w:fill="F4F5F7"/>
          <w:lang w:bidi="he-IL"/>
        </w:rPr>
        <w:t xml:space="preserve">  </w:t>
      </w:r>
      <w:proofErr w:type="spellStart"/>
      <w:r w:rsidRPr="00B523F9">
        <w:rPr>
          <w:rFonts w:ascii="Courier" w:eastAsia="Times New Roman" w:hAnsi="Courier" w:cs="Times New Roman"/>
          <w:color w:val="172B4D"/>
          <w:sz w:val="18"/>
          <w:szCs w:val="18"/>
          <w:shd w:val="clear" w:color="auto" w:fill="F4F5F7"/>
          <w:lang w:bidi="he-IL"/>
        </w:rPr>
        <w:t>font-family</w:t>
      </w:r>
      <w:proofErr w:type="spellEnd"/>
      <w:r w:rsidRPr="00B523F9">
        <w:rPr>
          <w:rFonts w:ascii="Courier" w:eastAsia="Times New Roman" w:hAnsi="Courier" w:cs="Times New Roman"/>
          <w:color w:val="172B4D"/>
          <w:sz w:val="18"/>
          <w:szCs w:val="18"/>
          <w:shd w:val="clear" w:color="auto" w:fill="F4F5F7"/>
          <w:lang w:bidi="he-IL"/>
        </w:rPr>
        <w:t>: "</w:t>
      </w:r>
      <w:proofErr w:type="spellStart"/>
      <w:r w:rsidRPr="00B523F9">
        <w:rPr>
          <w:rFonts w:ascii="Courier" w:eastAsia="Times New Roman" w:hAnsi="Courier" w:cs="Times New Roman"/>
          <w:color w:val="172B4D"/>
          <w:sz w:val="18"/>
          <w:szCs w:val="18"/>
          <w:shd w:val="clear" w:color="auto" w:fill="F4F5F7"/>
          <w:lang w:bidi="he-IL"/>
        </w:rPr>
        <w:t>DWTheAntiquaB</w:t>
      </w:r>
      <w:proofErr w:type="spellEnd"/>
      <w:r w:rsidRPr="00B523F9">
        <w:rPr>
          <w:rFonts w:ascii="Courier" w:eastAsia="Times New Roman" w:hAnsi="Courier" w:cs="Times New Roman"/>
          <w:color w:val="172B4D"/>
          <w:sz w:val="18"/>
          <w:szCs w:val="18"/>
          <w:shd w:val="clear" w:color="auto" w:fill="F4F5F7"/>
          <w:lang w:bidi="he-IL"/>
        </w:rPr>
        <w:t>";</w:t>
      </w:r>
    </w:p>
    <w:p w:rsidR="009F4043" w:rsidRPr="00B523F9" w:rsidRDefault="009F4043" w:rsidP="009F4043">
      <w:pPr>
        <w:spacing w:after="0" w:line="240" w:lineRule="auto"/>
        <w:rPr>
          <w:rFonts w:ascii="Courier" w:eastAsia="Times New Roman" w:hAnsi="Courier" w:cs="Times New Roman"/>
          <w:color w:val="172B4D"/>
          <w:sz w:val="18"/>
          <w:szCs w:val="18"/>
          <w:shd w:val="clear" w:color="auto" w:fill="F4F5F7"/>
          <w:lang w:bidi="he-IL"/>
        </w:rPr>
      </w:pPr>
      <w:r w:rsidRPr="00B523F9">
        <w:rPr>
          <w:rFonts w:ascii="Courier" w:eastAsia="Times New Roman" w:hAnsi="Courier" w:cs="Times New Roman"/>
          <w:color w:val="172B4D"/>
          <w:sz w:val="18"/>
          <w:szCs w:val="18"/>
          <w:shd w:val="clear" w:color="auto" w:fill="F4F5F7"/>
          <w:lang w:bidi="he-IL"/>
        </w:rPr>
        <w:t xml:space="preserve">  </w:t>
      </w:r>
      <w:proofErr w:type="spellStart"/>
      <w:r w:rsidRPr="00B523F9">
        <w:rPr>
          <w:rFonts w:ascii="Courier" w:eastAsia="Times New Roman" w:hAnsi="Courier" w:cs="Times New Roman"/>
          <w:color w:val="172B4D"/>
          <w:sz w:val="18"/>
          <w:szCs w:val="18"/>
          <w:shd w:val="clear" w:color="auto" w:fill="F4F5F7"/>
          <w:lang w:bidi="he-IL"/>
        </w:rPr>
        <w:t>font</w:t>
      </w:r>
      <w:proofErr w:type="spellEnd"/>
      <w:r w:rsidRPr="00B523F9">
        <w:rPr>
          <w:rFonts w:ascii="Courier" w:eastAsia="Times New Roman" w:hAnsi="Courier" w:cs="Times New Roman"/>
          <w:color w:val="172B4D"/>
          <w:sz w:val="18"/>
          <w:szCs w:val="18"/>
          <w:shd w:val="clear" w:color="auto" w:fill="F4F5F7"/>
          <w:lang w:bidi="he-IL"/>
        </w:rPr>
        <w:t xml:space="preserve">-display: </w:t>
      </w:r>
      <w:proofErr w:type="spellStart"/>
      <w:r w:rsidRPr="00B523F9">
        <w:rPr>
          <w:rFonts w:ascii="Courier" w:eastAsia="Times New Roman" w:hAnsi="Courier" w:cs="Times New Roman"/>
          <w:color w:val="172B4D"/>
          <w:sz w:val="18"/>
          <w:szCs w:val="18"/>
          <w:shd w:val="clear" w:color="auto" w:fill="F4F5F7"/>
          <w:lang w:bidi="he-IL"/>
        </w:rPr>
        <w:t>auto</w:t>
      </w:r>
      <w:proofErr w:type="spellEnd"/>
      <w:r w:rsidRPr="00B523F9">
        <w:rPr>
          <w:rFonts w:ascii="Courier" w:eastAsia="Times New Roman" w:hAnsi="Courier" w:cs="Times New Roman"/>
          <w:color w:val="172B4D"/>
          <w:sz w:val="18"/>
          <w:szCs w:val="18"/>
          <w:shd w:val="clear" w:color="auto" w:fill="F4F5F7"/>
          <w:lang w:bidi="he-IL"/>
        </w:rPr>
        <w:t>;</w:t>
      </w:r>
    </w:p>
    <w:p w:rsidR="009F4043" w:rsidRPr="00B523F9" w:rsidRDefault="009F4043" w:rsidP="009F4043">
      <w:pPr>
        <w:spacing w:after="0" w:line="240" w:lineRule="auto"/>
        <w:rPr>
          <w:rFonts w:ascii="Courier" w:eastAsia="Times New Roman" w:hAnsi="Courier" w:cs="Times New Roman"/>
          <w:color w:val="172B4D"/>
          <w:sz w:val="18"/>
          <w:szCs w:val="18"/>
          <w:shd w:val="clear" w:color="auto" w:fill="F4F5F7"/>
          <w:lang w:val="fr-FR" w:bidi="he-IL"/>
        </w:rPr>
      </w:pPr>
      <w:r w:rsidRPr="00B523F9">
        <w:rPr>
          <w:rFonts w:ascii="Courier" w:eastAsia="Times New Roman" w:hAnsi="Courier" w:cs="Times New Roman"/>
          <w:color w:val="172B4D"/>
          <w:sz w:val="18"/>
          <w:szCs w:val="18"/>
          <w:shd w:val="clear" w:color="auto" w:fill="F4F5F7"/>
          <w:lang w:val="fr-FR" w:bidi="he-IL"/>
        </w:rPr>
        <w:t xml:space="preserve">  </w:t>
      </w:r>
      <w:proofErr w:type="gramStart"/>
      <w:r w:rsidRPr="00B523F9">
        <w:rPr>
          <w:rFonts w:ascii="Courier" w:eastAsia="Times New Roman" w:hAnsi="Courier" w:cs="Times New Roman"/>
          <w:color w:val="172B4D"/>
          <w:sz w:val="18"/>
          <w:szCs w:val="18"/>
          <w:shd w:val="clear" w:color="auto" w:fill="F4F5F7"/>
          <w:lang w:val="fr-FR" w:bidi="he-IL"/>
        </w:rPr>
        <w:t>src:</w:t>
      </w:r>
      <w:proofErr w:type="gramEnd"/>
      <w:r w:rsidRPr="00B523F9">
        <w:rPr>
          <w:rFonts w:ascii="Courier" w:eastAsia="Times New Roman" w:hAnsi="Courier" w:cs="Times New Roman"/>
          <w:color w:val="172B4D"/>
          <w:sz w:val="18"/>
          <w:szCs w:val="18"/>
          <w:shd w:val="clear" w:color="auto" w:fill="F4F5F7"/>
          <w:lang w:val="fr-FR" w:bidi="he-IL"/>
        </w:rPr>
        <w:t xml:space="preserve"> url("[document.attachement2]") format("woff2"), </w:t>
      </w:r>
    </w:p>
    <w:p w:rsidR="009F4043" w:rsidRPr="00B523F9" w:rsidRDefault="009F4043" w:rsidP="009F4043">
      <w:pPr>
        <w:spacing w:after="0" w:line="240" w:lineRule="auto"/>
        <w:rPr>
          <w:rFonts w:ascii="Courier" w:eastAsia="Times New Roman" w:hAnsi="Courier" w:cs="Times New Roman"/>
          <w:color w:val="172B4D"/>
          <w:sz w:val="18"/>
          <w:szCs w:val="18"/>
          <w:shd w:val="clear" w:color="auto" w:fill="F4F5F7"/>
          <w:lang w:val="fr-FR" w:bidi="he-IL"/>
        </w:rPr>
      </w:pPr>
      <w:r w:rsidRPr="00B523F9">
        <w:rPr>
          <w:rFonts w:ascii="Courier" w:eastAsia="Times New Roman" w:hAnsi="Courier" w:cs="Times New Roman"/>
          <w:color w:val="172B4D"/>
          <w:sz w:val="18"/>
          <w:szCs w:val="18"/>
          <w:shd w:val="clear" w:color="auto" w:fill="F4F5F7"/>
          <w:lang w:val="fr-FR" w:bidi="he-IL"/>
        </w:rPr>
        <w:t xml:space="preserve">  </w:t>
      </w:r>
      <w:proofErr w:type="gramStart"/>
      <w:r w:rsidRPr="00B523F9">
        <w:rPr>
          <w:rFonts w:ascii="Courier" w:eastAsia="Times New Roman" w:hAnsi="Courier" w:cs="Times New Roman"/>
          <w:color w:val="172B4D"/>
          <w:sz w:val="18"/>
          <w:szCs w:val="18"/>
          <w:shd w:val="clear" w:color="auto" w:fill="F4F5F7"/>
          <w:lang w:val="fr-FR" w:bidi="he-IL"/>
        </w:rPr>
        <w:t>url</w:t>
      </w:r>
      <w:proofErr w:type="gramEnd"/>
      <w:r w:rsidRPr="00B523F9">
        <w:rPr>
          <w:rFonts w:ascii="Courier" w:eastAsia="Times New Roman" w:hAnsi="Courier" w:cs="Times New Roman"/>
          <w:color w:val="172B4D"/>
          <w:sz w:val="18"/>
          <w:szCs w:val="18"/>
          <w:shd w:val="clear" w:color="auto" w:fill="F4F5F7"/>
          <w:lang w:val="fr-FR" w:bidi="he-IL"/>
        </w:rPr>
        <w:t>("[document.attachement3]") format("</w:t>
      </w:r>
      <w:proofErr w:type="spellStart"/>
      <w:r w:rsidRPr="00B523F9">
        <w:rPr>
          <w:rFonts w:ascii="Courier" w:eastAsia="Times New Roman" w:hAnsi="Courier" w:cs="Times New Roman"/>
          <w:color w:val="172B4D"/>
          <w:sz w:val="18"/>
          <w:szCs w:val="18"/>
          <w:shd w:val="clear" w:color="auto" w:fill="F4F5F7"/>
          <w:lang w:val="fr-FR" w:bidi="he-IL"/>
        </w:rPr>
        <w:t>woff</w:t>
      </w:r>
      <w:proofErr w:type="spellEnd"/>
      <w:r w:rsidRPr="00B523F9">
        <w:rPr>
          <w:rFonts w:ascii="Courier" w:eastAsia="Times New Roman" w:hAnsi="Courier" w:cs="Times New Roman"/>
          <w:color w:val="172B4D"/>
          <w:sz w:val="18"/>
          <w:szCs w:val="18"/>
          <w:shd w:val="clear" w:color="auto" w:fill="F4F5F7"/>
          <w:lang w:val="fr-FR" w:bidi="he-IL"/>
        </w:rPr>
        <w:t xml:space="preserve">"); </w:t>
      </w:r>
    </w:p>
    <w:p w:rsidR="009F4043" w:rsidRPr="00B523F9" w:rsidRDefault="009F4043" w:rsidP="009F4043">
      <w:pPr>
        <w:pStyle w:val="Listenabsatz"/>
        <w:numPr>
          <w:ilvl w:val="4"/>
          <w:numId w:val="1"/>
        </w:numPr>
        <w:ind w:left="3204"/>
      </w:pPr>
      <w:r w:rsidRPr="00B523F9">
        <w:rPr>
          <w:rFonts w:ascii="Courier" w:eastAsia="Times New Roman" w:hAnsi="Courier" w:cs="Times New Roman"/>
          <w:color w:val="172B4D"/>
          <w:sz w:val="18"/>
          <w:szCs w:val="18"/>
          <w:shd w:val="clear" w:color="auto" w:fill="F4F5F7"/>
          <w:lang w:bidi="he-IL"/>
        </w:rPr>
        <w:t>}</w:t>
      </w:r>
    </w:p>
    <w:p w:rsidR="009F4043" w:rsidRDefault="009F4043" w:rsidP="009F4043">
      <w:pPr>
        <w:pStyle w:val="Listenabsatz"/>
        <w:numPr>
          <w:ilvl w:val="3"/>
          <w:numId w:val="1"/>
        </w:numPr>
        <w:ind w:left="2484"/>
      </w:pPr>
      <w:r w:rsidRPr="00B523F9">
        <w:t>JavaScript</w:t>
      </w:r>
      <w:r w:rsidRPr="00B523F9">
        <w:rPr>
          <w:rFonts w:ascii="Courier" w:eastAsia="Times New Roman" w:hAnsi="Courier" w:cs="Times New Roman"/>
          <w:color w:val="172B4D"/>
          <w:sz w:val="18"/>
          <w:szCs w:val="18"/>
          <w:shd w:val="clear" w:color="auto" w:fill="F4F5F7"/>
          <w:lang w:bidi="he-IL"/>
        </w:rPr>
        <w:t xml:space="preserve"> </w:t>
      </w:r>
      <w:proofErr w:type="spellStart"/>
      <w:r w:rsidRPr="00B523F9">
        <w:t>asset</w:t>
      </w:r>
      <w:proofErr w:type="spellEnd"/>
      <w:r>
        <w:t xml:space="preserve"> Beispiel innerhalb des </w:t>
      </w:r>
      <w:proofErr w:type="spellStart"/>
      <w:r>
        <w:t>body</w:t>
      </w:r>
      <w:proofErr w:type="spellEnd"/>
      <w:r>
        <w:t xml:space="preserve"> </w:t>
      </w:r>
      <w:proofErr w:type="spellStart"/>
      <w:r>
        <w:t>tags</w:t>
      </w:r>
      <w:proofErr w:type="spellEnd"/>
      <w:r>
        <w:t xml:space="preserve">: </w:t>
      </w:r>
    </w:p>
    <w:p w:rsidR="009F4043" w:rsidRDefault="009F4043" w:rsidP="009F4043">
      <w:pPr>
        <w:pStyle w:val="Listenabsatz"/>
        <w:numPr>
          <w:ilvl w:val="4"/>
          <w:numId w:val="1"/>
        </w:numPr>
        <w:ind w:left="3204"/>
      </w:pPr>
      <w:proofErr w:type="spellStart"/>
      <w:r>
        <w:t>readme</w:t>
      </w:r>
      <w:proofErr w:type="spellEnd"/>
      <w:r>
        <w:t xml:space="preserve"> </w:t>
      </w:r>
      <w:proofErr w:type="spellStart"/>
      <w:r>
        <w:t>JobOffer</w:t>
      </w:r>
      <w:proofErr w:type="spellEnd"/>
    </w:p>
    <w:p w:rsidR="009F4043" w:rsidRPr="00B523F9" w:rsidRDefault="009F4043" w:rsidP="009F4043">
      <w:pPr>
        <w:pStyle w:val="Listenabsatz"/>
        <w:numPr>
          <w:ilvl w:val="4"/>
          <w:numId w:val="1"/>
        </w:numPr>
        <w:ind w:left="3204"/>
        <w:rPr>
          <w:lang w:val="fr-FR"/>
        </w:rPr>
      </w:pPr>
      <w:r w:rsidRPr="00B523F9">
        <w:rPr>
          <w:rFonts w:ascii="Courier" w:hAnsi="Courier"/>
          <w:color w:val="172B4D"/>
          <w:sz w:val="18"/>
          <w:szCs w:val="18"/>
          <w:shd w:val="clear" w:color="auto" w:fill="F4F5F7"/>
          <w:lang w:val="fr-FR"/>
        </w:rPr>
        <w:t>&lt;</w:t>
      </w:r>
      <w:proofErr w:type="gramStart"/>
      <w:r w:rsidRPr="00B523F9">
        <w:rPr>
          <w:rFonts w:ascii="Courier" w:hAnsi="Courier"/>
          <w:color w:val="172B4D"/>
          <w:sz w:val="18"/>
          <w:szCs w:val="18"/>
          <w:shd w:val="clear" w:color="auto" w:fill="F4F5F7"/>
          <w:lang w:val="fr-FR"/>
        </w:rPr>
        <w:t>script</w:t>
      </w:r>
      <w:proofErr w:type="gramEnd"/>
      <w:r w:rsidRPr="00B523F9">
        <w:rPr>
          <w:rFonts w:ascii="Courier" w:hAnsi="Courier"/>
          <w:color w:val="172B4D"/>
          <w:sz w:val="18"/>
          <w:szCs w:val="18"/>
          <w:shd w:val="clear" w:color="auto" w:fill="F4F5F7"/>
          <w:lang w:val="fr-FR"/>
        </w:rPr>
        <w:t xml:space="preserve"> </w:t>
      </w:r>
      <w:proofErr w:type="spellStart"/>
      <w:r w:rsidRPr="00B523F9">
        <w:rPr>
          <w:rFonts w:ascii="Courier" w:hAnsi="Courier"/>
          <w:color w:val="172B4D"/>
          <w:sz w:val="18"/>
          <w:szCs w:val="18"/>
          <w:shd w:val="clear" w:color="auto" w:fill="F4F5F7"/>
          <w:lang w:val="fr-FR"/>
        </w:rPr>
        <w:t>language</w:t>
      </w:r>
      <w:proofErr w:type="spellEnd"/>
      <w:r w:rsidRPr="00B523F9">
        <w:rPr>
          <w:rFonts w:ascii="Courier" w:hAnsi="Courier"/>
          <w:color w:val="172B4D"/>
          <w:sz w:val="18"/>
          <w:szCs w:val="18"/>
          <w:shd w:val="clear" w:color="auto" w:fill="F4F5F7"/>
          <w:lang w:val="fr-FR"/>
        </w:rPr>
        <w:t>="javascript" type="</w:t>
      </w:r>
      <w:proofErr w:type="spellStart"/>
      <w:r w:rsidRPr="00B523F9">
        <w:rPr>
          <w:rFonts w:ascii="Courier" w:hAnsi="Courier"/>
          <w:color w:val="172B4D"/>
          <w:sz w:val="18"/>
          <w:szCs w:val="18"/>
          <w:shd w:val="clear" w:color="auto" w:fill="F4F5F7"/>
          <w:lang w:val="fr-FR"/>
        </w:rPr>
        <w:t>text</w:t>
      </w:r>
      <w:proofErr w:type="spellEnd"/>
      <w:r w:rsidRPr="00B523F9">
        <w:rPr>
          <w:rFonts w:ascii="Courier" w:hAnsi="Courier"/>
          <w:color w:val="172B4D"/>
          <w:sz w:val="18"/>
          <w:szCs w:val="18"/>
          <w:shd w:val="clear" w:color="auto" w:fill="F4F5F7"/>
          <w:lang w:val="fr-FR"/>
        </w:rPr>
        <w:t>/javascript" src="[document.attachement1]"&gt;&lt;/script&gt;</w:t>
      </w:r>
    </w:p>
    <w:p w:rsidR="009F4043" w:rsidRPr="009F4043" w:rsidRDefault="009F4043" w:rsidP="009F4043">
      <w:pPr>
        <w:pStyle w:val="Listenabsatz"/>
        <w:ind w:left="2160"/>
        <w:rPr>
          <w:lang w:val="fr-FR"/>
        </w:rPr>
      </w:pPr>
    </w:p>
    <w:p w:rsidR="00F61F98" w:rsidRDefault="00F61F98" w:rsidP="00F61F98">
      <w:pPr>
        <w:pStyle w:val="Listenabsatz"/>
        <w:numPr>
          <w:ilvl w:val="1"/>
          <w:numId w:val="1"/>
        </w:numPr>
      </w:pPr>
      <w:r>
        <w:t xml:space="preserve">Die Reihenfolge der </w:t>
      </w:r>
      <w:r w:rsidR="009F4043">
        <w:t>Text Nummerierung</w:t>
      </w:r>
      <w:r>
        <w:t xml:space="preserve"> </w:t>
      </w:r>
      <w:r w:rsidR="0026554B">
        <w:t>entspricht der Nummerierung der WYSIWYG Eingabe Module aller Stellenanzeigen</w:t>
      </w:r>
      <w:r>
        <w:t>.</w:t>
      </w:r>
    </w:p>
    <w:p w:rsidR="009F4043" w:rsidRDefault="0026554B" w:rsidP="009F4043">
      <w:pPr>
        <w:pStyle w:val="Listenabsatz"/>
        <w:numPr>
          <w:ilvl w:val="2"/>
          <w:numId w:val="1"/>
        </w:numPr>
      </w:pPr>
      <w:r>
        <w:t>Die Text Nummerierung ist nicht linear und wirkt sprunghaft. Dennoch, b</w:t>
      </w:r>
      <w:r w:rsidR="009F4043">
        <w:t>itte nicht ändern (oder nur in Absprache)</w:t>
      </w:r>
    </w:p>
    <w:p w:rsidR="009F4043" w:rsidRDefault="009F4043" w:rsidP="0026554B">
      <w:pPr>
        <w:pStyle w:val="Listenabsatz"/>
        <w:numPr>
          <w:ilvl w:val="3"/>
          <w:numId w:val="1"/>
        </w:numPr>
      </w:pPr>
      <w:r>
        <w:t xml:space="preserve">Der Lesefluss kann </w:t>
      </w:r>
      <w:r w:rsidR="0026554B">
        <w:t>durch einander geraten</w:t>
      </w:r>
    </w:p>
    <w:p w:rsidR="00B523F9" w:rsidRDefault="00B523F9" w:rsidP="0026554B">
      <w:pPr>
        <w:pStyle w:val="Listenabsatz"/>
        <w:numPr>
          <w:ilvl w:val="2"/>
          <w:numId w:val="1"/>
        </w:numPr>
      </w:pPr>
      <w:r>
        <w:t xml:space="preserve">Textblock aus der Stellenanzeige, Anwendungsbeispiel im </w:t>
      </w:r>
      <w:proofErr w:type="gramStart"/>
      <w:r>
        <w:t>Template :</w:t>
      </w:r>
      <w:proofErr w:type="gramEnd"/>
      <w:r>
        <w:t xml:space="preserve"> </w:t>
      </w:r>
    </w:p>
    <w:p w:rsidR="00B523F9" w:rsidRDefault="00B523F9" w:rsidP="0026554B">
      <w:pPr>
        <w:pStyle w:val="Listenabsatz"/>
        <w:numPr>
          <w:ilvl w:val="3"/>
          <w:numId w:val="1"/>
        </w:numPr>
      </w:pPr>
      <w:proofErr w:type="spellStart"/>
      <w:r>
        <w:t>readme</w:t>
      </w:r>
      <w:proofErr w:type="spellEnd"/>
      <w:r>
        <w:t xml:space="preserve"> </w:t>
      </w:r>
      <w:proofErr w:type="spellStart"/>
      <w:r>
        <w:t>JobOffer</w:t>
      </w:r>
      <w:proofErr w:type="spellEnd"/>
    </w:p>
    <w:p w:rsidR="00F61F98" w:rsidRPr="00F61F98" w:rsidRDefault="00F61F98" w:rsidP="00F61F98">
      <w:pPr>
        <w:spacing w:after="0" w:line="240" w:lineRule="auto"/>
        <w:rPr>
          <w:rFonts w:ascii="Courier" w:eastAsia="Times New Roman" w:hAnsi="Courier" w:cs="Times New Roman"/>
          <w:color w:val="172B4D"/>
          <w:sz w:val="18"/>
          <w:szCs w:val="18"/>
          <w:shd w:val="clear" w:color="auto" w:fill="F4F5F7"/>
          <w:lang w:val="en-US" w:bidi="he-IL"/>
        </w:rPr>
      </w:pPr>
      <w:r w:rsidRPr="00F61F98">
        <w:rPr>
          <w:rFonts w:ascii="Courier" w:eastAsia="Times New Roman" w:hAnsi="Courier" w:cs="Times New Roman"/>
          <w:color w:val="172B4D"/>
          <w:sz w:val="18"/>
          <w:szCs w:val="18"/>
          <w:shd w:val="clear" w:color="auto" w:fill="F4F5F7"/>
          <w:lang w:val="en-US" w:bidi="he-IL"/>
        </w:rPr>
        <w:t>&lt;figure class="</w:t>
      </w:r>
      <w:proofErr w:type="spellStart"/>
      <w:r w:rsidRPr="00F61F98">
        <w:rPr>
          <w:rFonts w:ascii="Courier" w:eastAsia="Times New Roman" w:hAnsi="Courier" w:cs="Times New Roman"/>
          <w:color w:val="172B4D"/>
          <w:sz w:val="18"/>
          <w:szCs w:val="18"/>
          <w:shd w:val="clear" w:color="auto" w:fill="F4F5F7"/>
          <w:lang w:val="en-US" w:bidi="he-IL"/>
        </w:rPr>
        <w:t>further__contact</w:t>
      </w:r>
      <w:proofErr w:type="spellEnd"/>
      <w:r w:rsidRPr="00F61F98">
        <w:rPr>
          <w:rFonts w:ascii="Courier" w:eastAsia="Times New Roman" w:hAnsi="Courier" w:cs="Times New Roman"/>
          <w:color w:val="172B4D"/>
          <w:sz w:val="18"/>
          <w:szCs w:val="18"/>
          <w:shd w:val="clear" w:color="auto" w:fill="F4F5F7"/>
          <w:lang w:val="en-US" w:bidi="he-IL"/>
        </w:rPr>
        <w:t>-picture"&gt;</w:t>
      </w:r>
    </w:p>
    <w:p w:rsidR="00F61F98" w:rsidRPr="00F61F98" w:rsidRDefault="00F61F98" w:rsidP="00F61F98">
      <w:pPr>
        <w:spacing w:after="0" w:line="240" w:lineRule="auto"/>
        <w:rPr>
          <w:rFonts w:ascii="Courier" w:eastAsia="Times New Roman" w:hAnsi="Courier" w:cs="Times New Roman"/>
          <w:color w:val="172B4D"/>
          <w:sz w:val="18"/>
          <w:szCs w:val="18"/>
          <w:shd w:val="clear" w:color="auto" w:fill="F4F5F7"/>
          <w:lang w:val="en-US" w:bidi="he-IL"/>
        </w:rPr>
      </w:pPr>
      <w:r w:rsidRPr="00F61F98">
        <w:rPr>
          <w:rFonts w:ascii="Courier" w:eastAsia="Times New Roman" w:hAnsi="Courier" w:cs="Times New Roman"/>
          <w:color w:val="172B4D"/>
          <w:sz w:val="18"/>
          <w:szCs w:val="18"/>
          <w:shd w:val="clear" w:color="auto" w:fill="F4F5F7"/>
          <w:lang w:val="en-US" w:bidi="he-IL"/>
        </w:rPr>
        <w:t xml:space="preserve">  [IF </w:t>
      </w:r>
      <w:proofErr w:type="spellStart"/>
      <w:r w:rsidRPr="00F61F98">
        <w:rPr>
          <w:rFonts w:ascii="Courier" w:eastAsia="Times New Roman" w:hAnsi="Courier" w:cs="Times New Roman"/>
          <w:color w:val="172B4D"/>
          <w:sz w:val="18"/>
          <w:szCs w:val="18"/>
          <w:shd w:val="clear" w:color="auto" w:fill="F4F5F7"/>
          <w:lang w:val="en-US" w:bidi="he-IL"/>
        </w:rPr>
        <w:t>Stellen.PBFunktion</w:t>
      </w:r>
      <w:proofErr w:type="spellEnd"/>
      <w:r w:rsidRPr="00F61F98">
        <w:rPr>
          <w:rFonts w:ascii="Courier" w:eastAsia="Times New Roman" w:hAnsi="Courier" w:cs="Times New Roman"/>
          <w:color w:val="172B4D"/>
          <w:sz w:val="18"/>
          <w:szCs w:val="18"/>
          <w:shd w:val="clear" w:color="auto" w:fill="F4F5F7"/>
          <w:lang w:val="en-US" w:bidi="he-IL"/>
        </w:rPr>
        <w:t>]</w:t>
      </w:r>
    </w:p>
    <w:p w:rsidR="00F61F98" w:rsidRPr="00F61F98" w:rsidRDefault="00F61F98" w:rsidP="00F61F98">
      <w:pPr>
        <w:spacing w:after="0" w:line="240" w:lineRule="auto"/>
        <w:rPr>
          <w:rFonts w:ascii="Courier" w:eastAsia="Times New Roman" w:hAnsi="Courier" w:cs="Times New Roman"/>
          <w:color w:val="172B4D"/>
          <w:sz w:val="18"/>
          <w:szCs w:val="18"/>
          <w:shd w:val="clear" w:color="auto" w:fill="F4F5F7"/>
          <w:lang w:val="en-US" w:bidi="he-IL"/>
        </w:rPr>
      </w:pPr>
      <w:r w:rsidRPr="00F61F98">
        <w:rPr>
          <w:rFonts w:ascii="Courier" w:eastAsia="Times New Roman" w:hAnsi="Courier" w:cs="Times New Roman"/>
          <w:color w:val="172B4D"/>
          <w:sz w:val="18"/>
          <w:szCs w:val="18"/>
          <w:shd w:val="clear" w:color="auto" w:fill="F4F5F7"/>
          <w:lang w:val="en-US" w:bidi="he-IL"/>
        </w:rPr>
        <w:t xml:space="preserve">      &lt;</w:t>
      </w:r>
      <w:proofErr w:type="spellStart"/>
      <w:r w:rsidRPr="00F61F98">
        <w:rPr>
          <w:rFonts w:ascii="Courier" w:eastAsia="Times New Roman" w:hAnsi="Courier" w:cs="Times New Roman"/>
          <w:color w:val="172B4D"/>
          <w:sz w:val="18"/>
          <w:szCs w:val="18"/>
          <w:shd w:val="clear" w:color="auto" w:fill="F4F5F7"/>
          <w:lang w:val="en-US" w:bidi="he-IL"/>
        </w:rPr>
        <w:t>img</w:t>
      </w:r>
      <w:proofErr w:type="spellEnd"/>
      <w:r w:rsidRPr="00F61F98">
        <w:rPr>
          <w:rFonts w:ascii="Courier" w:eastAsia="Times New Roman" w:hAnsi="Courier" w:cs="Times New Roman"/>
          <w:color w:val="172B4D"/>
          <w:sz w:val="18"/>
          <w:szCs w:val="18"/>
          <w:shd w:val="clear" w:color="auto" w:fill="F4F5F7"/>
          <w:lang w:val="en-US" w:bidi="he-IL"/>
        </w:rPr>
        <w:t xml:space="preserve"> class="</w:t>
      </w:r>
      <w:proofErr w:type="spellStart"/>
      <w:r w:rsidRPr="00F61F98">
        <w:rPr>
          <w:rFonts w:ascii="Courier" w:eastAsia="Times New Roman" w:hAnsi="Courier" w:cs="Times New Roman"/>
          <w:color w:val="172B4D"/>
          <w:sz w:val="18"/>
          <w:szCs w:val="18"/>
          <w:shd w:val="clear" w:color="auto" w:fill="F4F5F7"/>
          <w:lang w:val="en-US" w:bidi="he-IL"/>
        </w:rPr>
        <w:t>further__contact</w:t>
      </w:r>
      <w:proofErr w:type="spellEnd"/>
      <w:r w:rsidRPr="00F61F98">
        <w:rPr>
          <w:rFonts w:ascii="Courier" w:eastAsia="Times New Roman" w:hAnsi="Courier" w:cs="Times New Roman"/>
          <w:color w:val="172B4D"/>
          <w:sz w:val="18"/>
          <w:szCs w:val="18"/>
          <w:shd w:val="clear" w:color="auto" w:fill="F4F5F7"/>
          <w:lang w:val="en-US" w:bidi="he-IL"/>
        </w:rPr>
        <w:t xml:space="preserve">-picture" </w:t>
      </w:r>
      <w:proofErr w:type="spellStart"/>
      <w:r w:rsidRPr="00F61F98">
        <w:rPr>
          <w:rFonts w:ascii="Courier" w:eastAsia="Times New Roman" w:hAnsi="Courier" w:cs="Times New Roman"/>
          <w:color w:val="172B4D"/>
          <w:sz w:val="18"/>
          <w:szCs w:val="18"/>
          <w:shd w:val="clear" w:color="auto" w:fill="F4F5F7"/>
          <w:lang w:val="en-US" w:bidi="he-IL"/>
        </w:rPr>
        <w:t>src</w:t>
      </w:r>
      <w:proofErr w:type="spellEnd"/>
      <w:r w:rsidRPr="00F61F98">
        <w:rPr>
          <w:rFonts w:ascii="Courier" w:eastAsia="Times New Roman" w:hAnsi="Courier" w:cs="Times New Roman"/>
          <w:color w:val="172B4D"/>
          <w:sz w:val="18"/>
          <w:szCs w:val="18"/>
          <w:shd w:val="clear" w:color="auto" w:fill="F4F5F7"/>
          <w:lang w:val="en-US" w:bidi="he-IL"/>
        </w:rPr>
        <w:t>="[</w:t>
      </w:r>
      <w:proofErr w:type="spellStart"/>
      <w:r w:rsidRPr="00F61F98">
        <w:rPr>
          <w:rFonts w:ascii="Courier" w:eastAsia="Times New Roman" w:hAnsi="Courier" w:cs="Times New Roman"/>
          <w:color w:val="172B4D"/>
          <w:sz w:val="18"/>
          <w:szCs w:val="18"/>
          <w:shd w:val="clear" w:color="auto" w:fill="F4F5F7"/>
          <w:lang w:val="en-US" w:bidi="he-IL"/>
        </w:rPr>
        <w:t>Stellen.PBFunktion</w:t>
      </w:r>
      <w:proofErr w:type="spellEnd"/>
      <w:r w:rsidRPr="00F61F98">
        <w:rPr>
          <w:rFonts w:ascii="Courier" w:eastAsia="Times New Roman" w:hAnsi="Courier" w:cs="Times New Roman"/>
          <w:color w:val="172B4D"/>
          <w:sz w:val="18"/>
          <w:szCs w:val="18"/>
          <w:shd w:val="clear" w:color="auto" w:fill="F4F5F7"/>
          <w:lang w:val="en-US" w:bidi="he-IL"/>
        </w:rPr>
        <w:t>]" /&gt;</w:t>
      </w:r>
    </w:p>
    <w:p w:rsidR="00F61F98" w:rsidRPr="00F61F98" w:rsidRDefault="00F61F98" w:rsidP="00F61F98">
      <w:pPr>
        <w:spacing w:after="0" w:line="240" w:lineRule="auto"/>
        <w:rPr>
          <w:rFonts w:ascii="Courier" w:eastAsia="Times New Roman" w:hAnsi="Courier" w:cs="Times New Roman"/>
          <w:color w:val="172B4D"/>
          <w:sz w:val="18"/>
          <w:szCs w:val="18"/>
          <w:shd w:val="clear" w:color="auto" w:fill="F4F5F7"/>
          <w:lang w:val="en-US" w:bidi="he-IL"/>
        </w:rPr>
      </w:pPr>
      <w:r w:rsidRPr="00F61F98">
        <w:rPr>
          <w:rFonts w:ascii="Courier" w:eastAsia="Times New Roman" w:hAnsi="Courier" w:cs="Times New Roman"/>
          <w:color w:val="172B4D"/>
          <w:sz w:val="18"/>
          <w:szCs w:val="18"/>
          <w:shd w:val="clear" w:color="auto" w:fill="F4F5F7"/>
          <w:lang w:val="en-US" w:bidi="he-IL"/>
        </w:rPr>
        <w:t xml:space="preserve">  [END]</w:t>
      </w:r>
    </w:p>
    <w:p w:rsidR="00F61F98" w:rsidRPr="00F61F98" w:rsidRDefault="00F61F98" w:rsidP="00F61F98">
      <w:pPr>
        <w:spacing w:after="0" w:line="240" w:lineRule="auto"/>
        <w:rPr>
          <w:rFonts w:ascii="Courier" w:eastAsia="Times New Roman" w:hAnsi="Courier" w:cs="Times New Roman"/>
          <w:color w:val="172B4D"/>
          <w:sz w:val="18"/>
          <w:szCs w:val="18"/>
          <w:shd w:val="clear" w:color="auto" w:fill="F4F5F7"/>
          <w:lang w:val="en-US" w:bidi="he-IL"/>
        </w:rPr>
      </w:pPr>
      <w:r w:rsidRPr="00F61F98">
        <w:rPr>
          <w:rFonts w:ascii="Courier" w:eastAsia="Times New Roman" w:hAnsi="Courier" w:cs="Times New Roman"/>
          <w:color w:val="172B4D"/>
          <w:sz w:val="18"/>
          <w:szCs w:val="18"/>
          <w:shd w:val="clear" w:color="auto" w:fill="F4F5F7"/>
          <w:lang w:val="en-US" w:bidi="he-IL"/>
        </w:rPr>
        <w:t xml:space="preserve">  [IF </w:t>
      </w:r>
      <w:proofErr w:type="spellStart"/>
      <w:r w:rsidRPr="00F61F98">
        <w:rPr>
          <w:rFonts w:ascii="Courier" w:eastAsia="Times New Roman" w:hAnsi="Courier" w:cs="Times New Roman"/>
          <w:color w:val="172B4D"/>
          <w:sz w:val="18"/>
          <w:szCs w:val="18"/>
          <w:shd w:val="clear" w:color="auto" w:fill="F4F5F7"/>
          <w:lang w:val="en-US" w:bidi="he-IL"/>
        </w:rPr>
        <w:t>Inserat.ReferenzNummer</w:t>
      </w:r>
      <w:proofErr w:type="spellEnd"/>
      <w:r w:rsidRPr="00F61F98">
        <w:rPr>
          <w:rFonts w:ascii="Courier" w:eastAsia="Times New Roman" w:hAnsi="Courier" w:cs="Times New Roman"/>
          <w:color w:val="172B4D"/>
          <w:sz w:val="18"/>
          <w:szCs w:val="18"/>
          <w:shd w:val="clear" w:color="auto" w:fill="F4F5F7"/>
          <w:lang w:val="en-US" w:bidi="he-IL"/>
        </w:rPr>
        <w:t>]</w:t>
      </w:r>
    </w:p>
    <w:p w:rsidR="00F61F98" w:rsidRPr="00F61F98" w:rsidRDefault="00F61F98" w:rsidP="00F61F98">
      <w:pPr>
        <w:spacing w:after="0" w:line="240" w:lineRule="auto"/>
        <w:rPr>
          <w:rFonts w:ascii="Courier" w:eastAsia="Times New Roman" w:hAnsi="Courier" w:cs="Times New Roman"/>
          <w:color w:val="172B4D"/>
          <w:sz w:val="18"/>
          <w:szCs w:val="18"/>
          <w:shd w:val="clear" w:color="auto" w:fill="F4F5F7"/>
          <w:lang w:val="en-US" w:bidi="he-IL"/>
        </w:rPr>
      </w:pPr>
      <w:r w:rsidRPr="00F61F98">
        <w:rPr>
          <w:rFonts w:ascii="Courier" w:eastAsia="Times New Roman" w:hAnsi="Courier" w:cs="Times New Roman"/>
          <w:color w:val="172B4D"/>
          <w:sz w:val="18"/>
          <w:szCs w:val="18"/>
          <w:shd w:val="clear" w:color="auto" w:fill="F4F5F7"/>
          <w:lang w:val="en-US" w:bidi="he-IL"/>
        </w:rPr>
        <w:t xml:space="preserve">      &lt;span&gt;</w:t>
      </w:r>
    </w:p>
    <w:p w:rsidR="00F61F98" w:rsidRPr="00F61F98" w:rsidRDefault="00F61F98" w:rsidP="00F61F98">
      <w:pPr>
        <w:spacing w:after="0" w:line="240" w:lineRule="auto"/>
        <w:rPr>
          <w:rFonts w:ascii="Courier" w:eastAsia="Times New Roman" w:hAnsi="Courier" w:cs="Times New Roman"/>
          <w:color w:val="172B4D"/>
          <w:sz w:val="18"/>
          <w:szCs w:val="18"/>
          <w:shd w:val="clear" w:color="auto" w:fill="F4F5F7"/>
          <w:lang w:bidi="he-IL"/>
        </w:rPr>
      </w:pPr>
      <w:r w:rsidRPr="00F61F98">
        <w:rPr>
          <w:rFonts w:ascii="Courier" w:eastAsia="Times New Roman" w:hAnsi="Courier" w:cs="Times New Roman"/>
          <w:color w:val="172B4D"/>
          <w:sz w:val="18"/>
          <w:szCs w:val="18"/>
          <w:shd w:val="clear" w:color="auto" w:fill="F4F5F7"/>
          <w:lang w:val="en-US" w:bidi="he-IL"/>
        </w:rPr>
        <w:t xml:space="preserve">          </w:t>
      </w:r>
      <w:r w:rsidRPr="00F61F98">
        <w:rPr>
          <w:rFonts w:ascii="Courier" w:eastAsia="Times New Roman" w:hAnsi="Courier" w:cs="Times New Roman"/>
          <w:color w:val="172B4D"/>
          <w:sz w:val="18"/>
          <w:szCs w:val="18"/>
          <w:shd w:val="clear" w:color="auto" w:fill="F4F5F7"/>
          <w:lang w:bidi="he-IL"/>
        </w:rPr>
        <w:t>Interne Kennziffer: [</w:t>
      </w:r>
      <w:proofErr w:type="spellStart"/>
      <w:r w:rsidRPr="00F61F98">
        <w:rPr>
          <w:rFonts w:ascii="Courier" w:eastAsia="Times New Roman" w:hAnsi="Courier" w:cs="Times New Roman"/>
          <w:color w:val="172B4D"/>
          <w:sz w:val="18"/>
          <w:szCs w:val="18"/>
          <w:shd w:val="clear" w:color="auto" w:fill="F4F5F7"/>
          <w:lang w:bidi="he-IL"/>
        </w:rPr>
        <w:t>Inserat.ReferenzNummer</w:t>
      </w:r>
      <w:proofErr w:type="spellEnd"/>
      <w:r w:rsidRPr="00F61F98">
        <w:rPr>
          <w:rFonts w:ascii="Courier" w:eastAsia="Times New Roman" w:hAnsi="Courier" w:cs="Times New Roman"/>
          <w:color w:val="172B4D"/>
          <w:sz w:val="18"/>
          <w:szCs w:val="18"/>
          <w:shd w:val="clear" w:color="auto" w:fill="F4F5F7"/>
          <w:lang w:bidi="he-IL"/>
        </w:rPr>
        <w:t>]</w:t>
      </w:r>
    </w:p>
    <w:p w:rsidR="00F61F98" w:rsidRPr="00F61F98" w:rsidRDefault="00F61F98" w:rsidP="00F61F98">
      <w:pPr>
        <w:spacing w:after="0" w:line="240" w:lineRule="auto"/>
        <w:rPr>
          <w:rFonts w:ascii="Courier" w:eastAsia="Times New Roman" w:hAnsi="Courier" w:cs="Times New Roman"/>
          <w:color w:val="172B4D"/>
          <w:sz w:val="18"/>
          <w:szCs w:val="18"/>
          <w:shd w:val="clear" w:color="auto" w:fill="F4F5F7"/>
          <w:lang w:bidi="he-IL"/>
        </w:rPr>
      </w:pPr>
      <w:r w:rsidRPr="00F61F98">
        <w:rPr>
          <w:rFonts w:ascii="Courier" w:eastAsia="Times New Roman" w:hAnsi="Courier" w:cs="Times New Roman"/>
          <w:color w:val="172B4D"/>
          <w:sz w:val="18"/>
          <w:szCs w:val="18"/>
          <w:shd w:val="clear" w:color="auto" w:fill="F4F5F7"/>
          <w:lang w:bidi="he-IL"/>
        </w:rPr>
        <w:t xml:space="preserve">      &lt;/span&gt;</w:t>
      </w:r>
    </w:p>
    <w:p w:rsidR="00F61F98" w:rsidRPr="00F61F98" w:rsidRDefault="00F61F98" w:rsidP="00F61F98">
      <w:pPr>
        <w:spacing w:after="0" w:line="240" w:lineRule="auto"/>
        <w:rPr>
          <w:rFonts w:ascii="Courier" w:eastAsia="Times New Roman" w:hAnsi="Courier" w:cs="Times New Roman"/>
          <w:color w:val="172B4D"/>
          <w:sz w:val="18"/>
          <w:szCs w:val="18"/>
          <w:shd w:val="clear" w:color="auto" w:fill="F4F5F7"/>
          <w:lang w:bidi="he-IL"/>
        </w:rPr>
      </w:pPr>
      <w:r w:rsidRPr="00F61F98">
        <w:rPr>
          <w:rFonts w:ascii="Courier" w:eastAsia="Times New Roman" w:hAnsi="Courier" w:cs="Times New Roman"/>
          <w:color w:val="172B4D"/>
          <w:sz w:val="18"/>
          <w:szCs w:val="18"/>
          <w:shd w:val="clear" w:color="auto" w:fill="F4F5F7"/>
          <w:lang w:bidi="he-IL"/>
        </w:rPr>
        <w:t xml:space="preserve">  [END]</w:t>
      </w:r>
    </w:p>
    <w:p w:rsidR="00B523F9" w:rsidRPr="0026554B" w:rsidRDefault="00F61F98" w:rsidP="00F61F98">
      <w:pPr>
        <w:pStyle w:val="Listenabsatz"/>
        <w:numPr>
          <w:ilvl w:val="4"/>
          <w:numId w:val="1"/>
        </w:numPr>
        <w:rPr>
          <w:lang w:val="fr-FR"/>
        </w:rPr>
      </w:pPr>
      <w:r w:rsidRPr="00F61F98">
        <w:rPr>
          <w:rFonts w:ascii="Courier" w:eastAsia="Times New Roman" w:hAnsi="Courier" w:cs="Times New Roman"/>
          <w:color w:val="172B4D"/>
          <w:sz w:val="18"/>
          <w:szCs w:val="18"/>
          <w:shd w:val="clear" w:color="auto" w:fill="F4F5F7"/>
          <w:lang w:bidi="he-IL"/>
        </w:rPr>
        <w:t>&lt;/</w:t>
      </w:r>
      <w:proofErr w:type="spellStart"/>
      <w:r w:rsidRPr="00F61F98">
        <w:rPr>
          <w:rFonts w:ascii="Courier" w:eastAsia="Times New Roman" w:hAnsi="Courier" w:cs="Times New Roman"/>
          <w:color w:val="172B4D"/>
          <w:sz w:val="18"/>
          <w:szCs w:val="18"/>
          <w:shd w:val="clear" w:color="auto" w:fill="F4F5F7"/>
          <w:lang w:bidi="he-IL"/>
        </w:rPr>
        <w:t>figure</w:t>
      </w:r>
      <w:proofErr w:type="spellEnd"/>
      <w:r w:rsidRPr="00F61F98">
        <w:rPr>
          <w:rFonts w:ascii="Courier" w:eastAsia="Times New Roman" w:hAnsi="Courier" w:cs="Times New Roman"/>
          <w:color w:val="172B4D"/>
          <w:sz w:val="18"/>
          <w:szCs w:val="18"/>
          <w:shd w:val="clear" w:color="auto" w:fill="F4F5F7"/>
          <w:lang w:bidi="he-IL"/>
        </w:rPr>
        <w:t>&gt;</w:t>
      </w:r>
    </w:p>
    <w:p w:rsidR="0026554B" w:rsidRPr="0026554B" w:rsidRDefault="0026554B" w:rsidP="0026554B">
      <w:pPr>
        <w:pStyle w:val="Listenabsatz"/>
        <w:numPr>
          <w:ilvl w:val="1"/>
          <w:numId w:val="1"/>
        </w:numPr>
      </w:pPr>
      <w:r w:rsidRPr="0026554B">
        <w:t>Die Anzahl</w:t>
      </w:r>
      <w:r>
        <w:t xml:space="preserve"> der Text Platzhalter (Umantis nennt sie Textblock) ist begrenzt auf 8</w:t>
      </w:r>
    </w:p>
    <w:p w:rsidR="0080597A" w:rsidRDefault="000526B3" w:rsidP="0080597A">
      <w:pPr>
        <w:pStyle w:val="Listenabsatz"/>
        <w:numPr>
          <w:ilvl w:val="0"/>
          <w:numId w:val="1"/>
        </w:numPr>
      </w:pPr>
      <w:proofErr w:type="spellStart"/>
      <w:r>
        <w:t>Partials</w:t>
      </w:r>
      <w:proofErr w:type="spellEnd"/>
      <w:r>
        <w:t xml:space="preserve"> </w:t>
      </w:r>
      <w:r w:rsidR="0080597A">
        <w:t>Struktur</w:t>
      </w:r>
    </w:p>
    <w:p w:rsidR="0080597A" w:rsidRDefault="00AE21AA" w:rsidP="0080597A">
      <w:pPr>
        <w:pStyle w:val="Listenabsatz"/>
        <w:numPr>
          <w:ilvl w:val="1"/>
          <w:numId w:val="1"/>
        </w:numPr>
      </w:pPr>
      <w:r>
        <w:t xml:space="preserve">Mit </w:t>
      </w:r>
      <w:proofErr w:type="spellStart"/>
      <w:r>
        <w:t>webpack</w:t>
      </w:r>
      <w:proofErr w:type="spellEnd"/>
      <w:r>
        <w:t xml:space="preserve"> und dem </w:t>
      </w:r>
      <w:proofErr w:type="spellStart"/>
      <w:r>
        <w:t>layout</w:t>
      </w:r>
      <w:proofErr w:type="spellEnd"/>
      <w:r>
        <w:t xml:space="preserve"> </w:t>
      </w:r>
      <w:proofErr w:type="spellStart"/>
      <w:r>
        <w:t>framework</w:t>
      </w:r>
      <w:proofErr w:type="spellEnd"/>
      <w:r>
        <w:t xml:space="preserve"> </w:t>
      </w:r>
      <w:proofErr w:type="spellStart"/>
      <w:r>
        <w:t>handlebars</w:t>
      </w:r>
      <w:proofErr w:type="spellEnd"/>
      <w:r>
        <w:t xml:space="preserve"> werden die Stellenanzeigen Templates generiert. </w:t>
      </w:r>
      <w:proofErr w:type="spellStart"/>
      <w:r>
        <w:t>Handlebars</w:t>
      </w:r>
      <w:proofErr w:type="spellEnd"/>
      <w:r>
        <w:t xml:space="preserve"> nutzt sogenannte </w:t>
      </w:r>
      <w:proofErr w:type="spellStart"/>
      <w:proofErr w:type="gramStart"/>
      <w:r>
        <w:t>partials</w:t>
      </w:r>
      <w:proofErr w:type="spellEnd"/>
      <w:proofErr w:type="gramEnd"/>
      <w:r>
        <w:t xml:space="preserve"> um HTML </w:t>
      </w:r>
      <w:proofErr w:type="spellStart"/>
      <w:r>
        <w:t>snippets</w:t>
      </w:r>
      <w:proofErr w:type="spellEnd"/>
      <w:r>
        <w:t xml:space="preserve"> wiederzuverwenden.</w:t>
      </w:r>
    </w:p>
    <w:p w:rsidR="0080597A" w:rsidRDefault="00AE21AA" w:rsidP="0080597A">
      <w:pPr>
        <w:pStyle w:val="Listenabsatz"/>
        <w:numPr>
          <w:ilvl w:val="1"/>
          <w:numId w:val="1"/>
        </w:numPr>
      </w:pPr>
      <w:r>
        <w:t xml:space="preserve">Die </w:t>
      </w:r>
      <w:proofErr w:type="spellStart"/>
      <w:r>
        <w:t>handlebar</w:t>
      </w:r>
      <w:proofErr w:type="spellEnd"/>
      <w:r>
        <w:t xml:space="preserve"> Templates zur HTML Generierung liegen im SRC Verzeichnis. Es gibt jedes </w:t>
      </w:r>
      <w:proofErr w:type="spellStart"/>
      <w:r>
        <w:t>handlebar</w:t>
      </w:r>
      <w:proofErr w:type="spellEnd"/>
      <w:r>
        <w:t xml:space="preserve"> Template in zweifacher Ausführung: </w:t>
      </w:r>
      <w:proofErr w:type="spellStart"/>
      <w:r>
        <w:t>dev</w:t>
      </w:r>
      <w:proofErr w:type="spellEnd"/>
      <w:r>
        <w:t xml:space="preserve"> und </w:t>
      </w:r>
      <w:proofErr w:type="spellStart"/>
      <w:r>
        <w:t>prod</w:t>
      </w:r>
      <w:proofErr w:type="spellEnd"/>
    </w:p>
    <w:p w:rsidR="0080597A" w:rsidRDefault="00F61F98" w:rsidP="00DA3FA2">
      <w:pPr>
        <w:pStyle w:val="Listenabsatz"/>
        <w:numPr>
          <w:ilvl w:val="2"/>
          <w:numId w:val="1"/>
        </w:numPr>
      </w:pPr>
      <w:proofErr w:type="spellStart"/>
      <w:r>
        <w:lastRenderedPageBreak/>
        <w:t>D</w:t>
      </w:r>
      <w:r w:rsidR="0080597A">
        <w:t>ev</w:t>
      </w:r>
      <w:proofErr w:type="spellEnd"/>
    </w:p>
    <w:p w:rsidR="00F61F98" w:rsidRDefault="00AE21AA" w:rsidP="00F61F98">
      <w:pPr>
        <w:pStyle w:val="Listenabsatz"/>
        <w:numPr>
          <w:ilvl w:val="3"/>
          <w:numId w:val="1"/>
        </w:numPr>
      </w:pPr>
      <w:r>
        <w:t xml:space="preserve">Nutzt das gleiche DOM wie </w:t>
      </w:r>
      <w:proofErr w:type="spellStart"/>
      <w:r>
        <w:t>Prod</w:t>
      </w:r>
      <w:proofErr w:type="spellEnd"/>
      <w:r>
        <w:t xml:space="preserve"> allerdings werden hier Content Mocks verwendet statt der Platzhalter Syntax von umantis.</w:t>
      </w:r>
    </w:p>
    <w:p w:rsidR="00E00A30" w:rsidRDefault="00E00A30" w:rsidP="00DA3FA2">
      <w:pPr>
        <w:pStyle w:val="Listenabsatz"/>
        <w:numPr>
          <w:ilvl w:val="2"/>
          <w:numId w:val="1"/>
        </w:numPr>
      </w:pPr>
      <w:proofErr w:type="spellStart"/>
      <w:r>
        <w:t>P</w:t>
      </w:r>
      <w:r w:rsidR="0080597A">
        <w:t>rod</w:t>
      </w:r>
      <w:proofErr w:type="spellEnd"/>
    </w:p>
    <w:p w:rsidR="0080597A" w:rsidRDefault="0080597A" w:rsidP="00E00A30">
      <w:pPr>
        <w:pStyle w:val="Listenabsatz"/>
        <w:numPr>
          <w:ilvl w:val="3"/>
          <w:numId w:val="1"/>
        </w:numPr>
      </w:pPr>
      <w:r>
        <w:t xml:space="preserve">identische DOM Struktur wie </w:t>
      </w:r>
      <w:proofErr w:type="spellStart"/>
      <w:r w:rsidR="00E00A30">
        <w:t>D</w:t>
      </w:r>
      <w:r>
        <w:t>ev</w:t>
      </w:r>
      <w:proofErr w:type="spellEnd"/>
      <w:r w:rsidR="00E00A30">
        <w:t>, mit Platzhalter tags</w:t>
      </w:r>
    </w:p>
    <w:p w:rsidR="00DA3FA2" w:rsidRDefault="00DA3FA2" w:rsidP="00DA3FA2">
      <w:pPr>
        <w:pStyle w:val="Listenabsatz"/>
        <w:numPr>
          <w:ilvl w:val="2"/>
          <w:numId w:val="1"/>
        </w:numPr>
      </w:pPr>
      <w:proofErr w:type="spellStart"/>
      <w:r>
        <w:t>asides</w:t>
      </w:r>
      <w:proofErr w:type="spellEnd"/>
      <w:r>
        <w:t xml:space="preserve"> (</w:t>
      </w:r>
      <w:proofErr w:type="spellStart"/>
      <w:r>
        <w:t>hero</w:t>
      </w:r>
      <w:proofErr w:type="spellEnd"/>
      <w:r>
        <w:t xml:space="preserve"> </w:t>
      </w:r>
      <w:proofErr w:type="spellStart"/>
      <w:r>
        <w:t>banner</w:t>
      </w:r>
      <w:proofErr w:type="spellEnd"/>
      <w:r>
        <w:t>)</w:t>
      </w:r>
    </w:p>
    <w:p w:rsidR="00E00A30" w:rsidRDefault="00E00A30" w:rsidP="00E00A30">
      <w:pPr>
        <w:pStyle w:val="Listenabsatz"/>
        <w:numPr>
          <w:ilvl w:val="3"/>
          <w:numId w:val="1"/>
        </w:numPr>
      </w:pPr>
      <w:r>
        <w:t>beinhaltet unterschiedliche Banner der User Journey</w:t>
      </w:r>
    </w:p>
    <w:p w:rsidR="00E00A30" w:rsidRDefault="00E00A30" w:rsidP="00E00A30">
      <w:pPr>
        <w:pStyle w:val="Listenabsatz"/>
        <w:numPr>
          <w:ilvl w:val="3"/>
          <w:numId w:val="1"/>
        </w:numPr>
      </w:pPr>
      <w:r>
        <w:t xml:space="preserve">eine Unterscheidung in </w:t>
      </w:r>
      <w:proofErr w:type="spellStart"/>
      <w:r>
        <w:t>dev</w:t>
      </w:r>
      <w:proofErr w:type="spellEnd"/>
      <w:r>
        <w:t xml:space="preserve"> und </w:t>
      </w:r>
      <w:proofErr w:type="spellStart"/>
      <w:r>
        <w:t>prod</w:t>
      </w:r>
      <w:proofErr w:type="spellEnd"/>
      <w:r>
        <w:t xml:space="preserve"> gibt es nicht, da keine Platzhalter verwendet werden müssen.</w:t>
      </w:r>
    </w:p>
    <w:p w:rsidR="00DA3FA2" w:rsidRDefault="00341F16" w:rsidP="00DA3FA2">
      <w:pPr>
        <w:pStyle w:val="Listenabsatz"/>
        <w:numPr>
          <w:ilvl w:val="0"/>
          <w:numId w:val="1"/>
        </w:numPr>
      </w:pPr>
      <w:proofErr w:type="spellStart"/>
      <w:r>
        <w:t>Testing</w:t>
      </w:r>
      <w:proofErr w:type="spellEnd"/>
      <w:r>
        <w:t xml:space="preserve"> und </w:t>
      </w:r>
      <w:r w:rsidR="00DA3FA2">
        <w:t>Halb-Automation</w:t>
      </w:r>
    </w:p>
    <w:p w:rsidR="000526B3" w:rsidRDefault="000526B3" w:rsidP="000526B3">
      <w:pPr>
        <w:pStyle w:val="Listenabsatz"/>
        <w:numPr>
          <w:ilvl w:val="1"/>
          <w:numId w:val="1"/>
        </w:numPr>
      </w:pPr>
      <w:proofErr w:type="spellStart"/>
      <w:r>
        <w:t>D</w:t>
      </w:r>
      <w:r w:rsidR="00DA3FA2">
        <w:t>ev</w:t>
      </w:r>
      <w:proofErr w:type="spellEnd"/>
    </w:p>
    <w:p w:rsidR="003977C8" w:rsidRDefault="003977C8" w:rsidP="000526B3">
      <w:pPr>
        <w:pStyle w:val="Listenabsatz"/>
        <w:numPr>
          <w:ilvl w:val="2"/>
          <w:numId w:val="1"/>
        </w:numPr>
      </w:pPr>
      <w:r>
        <w:t xml:space="preserve">Mit den </w:t>
      </w:r>
      <w:proofErr w:type="spellStart"/>
      <w:r>
        <w:t>Dev</w:t>
      </w:r>
      <w:proofErr w:type="spellEnd"/>
      <w:r>
        <w:t xml:space="preserve"> Stellenanzeigen können vollautomatisiert HTML und SCSS entwickelt werden (</w:t>
      </w:r>
      <w:proofErr w:type="spellStart"/>
      <w:r>
        <w:t>watch</w:t>
      </w:r>
      <w:proofErr w:type="spellEnd"/>
      <w:r>
        <w:t xml:space="preserve"> </w:t>
      </w:r>
      <w:proofErr w:type="spellStart"/>
      <w:r>
        <w:t>modus</w:t>
      </w:r>
      <w:proofErr w:type="spellEnd"/>
      <w:r>
        <w:t xml:space="preserve">). </w:t>
      </w:r>
    </w:p>
    <w:p w:rsidR="003977C8" w:rsidRDefault="003977C8" w:rsidP="003977C8">
      <w:pPr>
        <w:pStyle w:val="Listenabsatz"/>
        <w:numPr>
          <w:ilvl w:val="2"/>
          <w:numId w:val="1"/>
        </w:numPr>
      </w:pPr>
      <w:r>
        <w:t xml:space="preserve">Allerdings Bedarf die Auswahl </w:t>
      </w:r>
      <w:proofErr w:type="gramStart"/>
      <w:r>
        <w:t>des Templates</w:t>
      </w:r>
      <w:proofErr w:type="gramEnd"/>
      <w:r>
        <w:t xml:space="preserve"> eines m</w:t>
      </w:r>
      <w:r w:rsidR="000526B3">
        <w:t>anuelle</w:t>
      </w:r>
      <w:r>
        <w:t>n</w:t>
      </w:r>
      <w:r w:rsidR="000526B3">
        <w:t xml:space="preserve"> Schritt</w:t>
      </w:r>
      <w:r>
        <w:t>es.</w:t>
      </w:r>
    </w:p>
    <w:p w:rsidR="000526B3" w:rsidRDefault="003977C8" w:rsidP="003977C8">
      <w:pPr>
        <w:pStyle w:val="Listenabsatz"/>
        <w:numPr>
          <w:ilvl w:val="3"/>
          <w:numId w:val="1"/>
        </w:numPr>
      </w:pPr>
      <w:r>
        <w:t xml:space="preserve">In der webpack.dev.config.js benötigt das </w:t>
      </w:r>
      <w:proofErr w:type="spellStart"/>
      <w:proofErr w:type="gramStart"/>
      <w:r>
        <w:t>HtmlWebpackPlugin</w:t>
      </w:r>
      <w:proofErr w:type="spellEnd"/>
      <w:r>
        <w:t>(</w:t>
      </w:r>
      <w:proofErr w:type="gramEnd"/>
      <w:r>
        <w:t xml:space="preserve">) einen Wert für den Template Titel und einen Wert für den Template Ort. Die verschiedenen Template Titel und Orte befinden sich in </w:t>
      </w:r>
      <w:proofErr w:type="gramStart"/>
      <w:r>
        <w:t>der  config.js</w:t>
      </w:r>
      <w:proofErr w:type="gramEnd"/>
    </w:p>
    <w:p w:rsidR="00DA3FA2" w:rsidRDefault="009E0C48" w:rsidP="00DA3FA2">
      <w:pPr>
        <w:pStyle w:val="Listenabsatz"/>
        <w:numPr>
          <w:ilvl w:val="1"/>
          <w:numId w:val="1"/>
        </w:numPr>
      </w:pPr>
      <w:proofErr w:type="spellStart"/>
      <w:r>
        <w:t>Dist</w:t>
      </w:r>
      <w:proofErr w:type="spellEnd"/>
    </w:p>
    <w:p w:rsidR="003977C8" w:rsidRDefault="00422228" w:rsidP="000526B3">
      <w:pPr>
        <w:pStyle w:val="Listenabsatz"/>
        <w:numPr>
          <w:ilvl w:val="2"/>
          <w:numId w:val="1"/>
        </w:numPr>
      </w:pPr>
      <w:r>
        <w:t>Mit</w:t>
      </w:r>
      <w:r w:rsidR="003977C8">
        <w:t xml:space="preserve"> de</w:t>
      </w:r>
      <w:r>
        <w:t>n</w:t>
      </w:r>
      <w:r w:rsidR="003977C8">
        <w:t xml:space="preserve"> </w:t>
      </w:r>
      <w:proofErr w:type="spellStart"/>
      <w:r>
        <w:t>Prod</w:t>
      </w:r>
      <w:proofErr w:type="spellEnd"/>
      <w:r w:rsidR="003977C8">
        <w:t xml:space="preserve"> </w:t>
      </w:r>
      <w:proofErr w:type="spellStart"/>
      <w:r w:rsidR="009E0C48">
        <w:t>Partials</w:t>
      </w:r>
      <w:proofErr w:type="spellEnd"/>
      <w:r w:rsidR="009E0C48">
        <w:t xml:space="preserve"> der </w:t>
      </w:r>
      <w:r w:rsidR="003977C8">
        <w:t>Stellenanzeigen k</w:t>
      </w:r>
      <w:r>
        <w:t>ö</w:t>
      </w:r>
      <w:r w:rsidR="003977C8">
        <w:t>nn</w:t>
      </w:r>
      <w:r>
        <w:t>en</w:t>
      </w:r>
      <w:r w:rsidR="003977C8">
        <w:t xml:space="preserve"> vollautomatisiert HTML </w:t>
      </w:r>
      <w:r>
        <w:t>Templates gerendert werden</w:t>
      </w:r>
      <w:r w:rsidR="003977C8">
        <w:t>.</w:t>
      </w:r>
    </w:p>
    <w:p w:rsidR="00422228" w:rsidRDefault="00422228" w:rsidP="00422228">
      <w:pPr>
        <w:pStyle w:val="Listenabsatz"/>
        <w:numPr>
          <w:ilvl w:val="3"/>
          <w:numId w:val="1"/>
        </w:numPr>
      </w:pPr>
      <w:r>
        <w:t xml:space="preserve">Achtung: wenn es Änderungen in einem </w:t>
      </w:r>
      <w:proofErr w:type="spellStart"/>
      <w:r>
        <w:t>Dev</w:t>
      </w:r>
      <w:proofErr w:type="spellEnd"/>
      <w:r>
        <w:t xml:space="preserve"> partial gegeben hat, so muss diese auch in die entsprechende </w:t>
      </w:r>
      <w:proofErr w:type="spellStart"/>
      <w:r>
        <w:t>Prod</w:t>
      </w:r>
      <w:proofErr w:type="spellEnd"/>
      <w:r>
        <w:t xml:space="preserve"> partial wandern. </w:t>
      </w:r>
      <w:proofErr w:type="spellStart"/>
      <w:r>
        <w:t>Dev</w:t>
      </w:r>
      <w:proofErr w:type="spellEnd"/>
      <w:r>
        <w:t xml:space="preserve"> und </w:t>
      </w:r>
      <w:proofErr w:type="spellStart"/>
      <w:r>
        <w:t>Prod</w:t>
      </w:r>
      <w:proofErr w:type="spellEnd"/>
      <w:r>
        <w:t xml:space="preserve"> </w:t>
      </w:r>
      <w:proofErr w:type="spellStart"/>
      <w:r>
        <w:t>partials</w:t>
      </w:r>
      <w:proofErr w:type="spellEnd"/>
      <w:r>
        <w:t xml:space="preserve"> müssen der Ordnung halber synchron bleiben.</w:t>
      </w:r>
    </w:p>
    <w:p w:rsidR="000526B3" w:rsidRDefault="000526B3" w:rsidP="000526B3">
      <w:pPr>
        <w:pStyle w:val="Listenabsatz"/>
        <w:numPr>
          <w:ilvl w:val="2"/>
          <w:numId w:val="1"/>
        </w:numPr>
      </w:pPr>
      <w:r>
        <w:t>Manueller Schritt</w:t>
      </w:r>
      <w:r w:rsidR="00422228">
        <w:t xml:space="preserve"> im </w:t>
      </w:r>
      <w:proofErr w:type="spellStart"/>
      <w:r w:rsidR="00422228">
        <w:t>dist</w:t>
      </w:r>
      <w:proofErr w:type="spellEnd"/>
      <w:r w:rsidR="00422228">
        <w:t xml:space="preserve"> Verzeichnis</w:t>
      </w:r>
    </w:p>
    <w:p w:rsidR="00422228" w:rsidRDefault="009E0C48" w:rsidP="000526B3">
      <w:pPr>
        <w:pStyle w:val="Listenabsatz"/>
        <w:numPr>
          <w:ilvl w:val="3"/>
          <w:numId w:val="1"/>
        </w:numPr>
      </w:pPr>
      <w:r>
        <w:t xml:space="preserve">Das gerenderte Template benötigt den CSS Code der main.css im gleichen Verzeichnis im </w:t>
      </w:r>
      <w:proofErr w:type="spellStart"/>
      <w:r>
        <w:t>header</w:t>
      </w:r>
      <w:proofErr w:type="spellEnd"/>
      <w:r>
        <w:t xml:space="preserve"> tag und das JavaScript </w:t>
      </w:r>
      <w:proofErr w:type="spellStart"/>
      <w:r>
        <w:t>asset</w:t>
      </w:r>
      <w:proofErr w:type="spellEnd"/>
      <w:r>
        <w:t xml:space="preserve"> im </w:t>
      </w:r>
      <w:proofErr w:type="spellStart"/>
      <w:r>
        <w:t>body</w:t>
      </w:r>
      <w:proofErr w:type="spellEnd"/>
      <w:r>
        <w:t xml:space="preserve"> tag muss noch angepasst werden.</w:t>
      </w:r>
    </w:p>
    <w:p w:rsidR="000526B3" w:rsidRDefault="000526B3" w:rsidP="009E0C48">
      <w:pPr>
        <w:pStyle w:val="Listenabsatz"/>
        <w:numPr>
          <w:ilvl w:val="4"/>
          <w:numId w:val="1"/>
        </w:numPr>
      </w:pPr>
      <w:r w:rsidRPr="000526B3">
        <w:t xml:space="preserve">Copy &amp; Paste Styling in den </w:t>
      </w:r>
      <w:proofErr w:type="spellStart"/>
      <w:r w:rsidRPr="000526B3">
        <w:t>header</w:t>
      </w:r>
      <w:proofErr w:type="spellEnd"/>
      <w:r w:rsidRPr="000526B3">
        <w:t xml:space="preserve"> tag vo</w:t>
      </w:r>
      <w:r>
        <w:t>n main.css (</w:t>
      </w:r>
      <w:proofErr w:type="spellStart"/>
      <w:r>
        <w:t>dist</w:t>
      </w:r>
      <w:proofErr w:type="spellEnd"/>
      <w:r>
        <w:t xml:space="preserve"> Verzeichnis)</w:t>
      </w:r>
    </w:p>
    <w:p w:rsidR="000526B3" w:rsidRDefault="000526B3" w:rsidP="009E0C48">
      <w:pPr>
        <w:pStyle w:val="Listenabsatz"/>
        <w:numPr>
          <w:ilvl w:val="4"/>
          <w:numId w:val="1"/>
        </w:numPr>
      </w:pPr>
      <w:r>
        <w:t xml:space="preserve">Löschen des letzten </w:t>
      </w:r>
      <w:proofErr w:type="spellStart"/>
      <w:r>
        <w:t>script</w:t>
      </w:r>
      <w:proofErr w:type="spellEnd"/>
      <w:r>
        <w:t xml:space="preserve"> tags vor dem &lt;/</w:t>
      </w:r>
      <w:proofErr w:type="spellStart"/>
      <w:r>
        <w:t>body</w:t>
      </w:r>
      <w:proofErr w:type="spellEnd"/>
      <w:r>
        <w:t>&gt; tag</w:t>
      </w:r>
    </w:p>
    <w:p w:rsidR="009E0C48" w:rsidRDefault="009E0C48" w:rsidP="009E0C48">
      <w:pPr>
        <w:pStyle w:val="Listenabsatz"/>
        <w:numPr>
          <w:ilvl w:val="2"/>
          <w:numId w:val="1"/>
        </w:numPr>
      </w:pPr>
      <w:proofErr w:type="spellStart"/>
      <w:r>
        <w:t>Testing</w:t>
      </w:r>
      <w:proofErr w:type="spellEnd"/>
    </w:p>
    <w:p w:rsidR="00A95067" w:rsidRDefault="00A95067" w:rsidP="009E0C48">
      <w:pPr>
        <w:pStyle w:val="Listenabsatz"/>
        <w:numPr>
          <w:ilvl w:val="3"/>
          <w:numId w:val="1"/>
        </w:numPr>
      </w:pPr>
      <w:r>
        <w:t xml:space="preserve">Um Templates testen zu können Bedarf es Test Stellenanzeigen die im </w:t>
      </w:r>
      <w:proofErr w:type="spellStart"/>
      <w:r>
        <w:t>Redaktions</w:t>
      </w:r>
      <w:proofErr w:type="spellEnd"/>
      <w:r>
        <w:t xml:space="preserve"> Backend „Stellen“ abliegen oder in Absprache mit der HR erstellt werden können. Die Teststellen Anzeigen werden nicht auf dem Stellenportal publiziert und sind dennoch online. Die URLs sind für die Test Stellenanzeigen können im Team geteilt werden und sind auch „extern“ zugänglich.</w:t>
      </w:r>
    </w:p>
    <w:p w:rsidR="009E0C48" w:rsidRDefault="009E0C48" w:rsidP="009E0C48">
      <w:pPr>
        <w:pStyle w:val="Listenabsatz"/>
        <w:numPr>
          <w:ilvl w:val="3"/>
          <w:numId w:val="1"/>
        </w:numPr>
      </w:pPr>
      <w:r>
        <w:t>Mit den Dateien</w:t>
      </w:r>
      <w:r w:rsidR="00CD1771">
        <w:t xml:space="preserve"> im </w:t>
      </w:r>
      <w:proofErr w:type="spellStart"/>
      <w:r w:rsidR="00CD1771">
        <w:t>Dist</w:t>
      </w:r>
      <w:proofErr w:type="spellEnd"/>
      <w:r w:rsidR="00CD1771">
        <w:t xml:space="preserve"> Verzeichnis können werden die Test Templates im </w:t>
      </w:r>
      <w:proofErr w:type="spellStart"/>
      <w:r w:rsidR="00CD1771">
        <w:t>Redaktions</w:t>
      </w:r>
      <w:proofErr w:type="spellEnd"/>
      <w:r w:rsidR="00CD1771">
        <w:t xml:space="preserve"> </w:t>
      </w:r>
      <w:proofErr w:type="gramStart"/>
      <w:r w:rsidR="00CD1771">
        <w:t>Backend</w:t>
      </w:r>
      <w:proofErr w:type="gramEnd"/>
      <w:r w:rsidR="00CD1771">
        <w:t xml:space="preserve"> von umantis erstellt</w:t>
      </w:r>
    </w:p>
    <w:p w:rsidR="00CD1771" w:rsidRDefault="00CD1771" w:rsidP="00CD1771">
      <w:pPr>
        <w:pStyle w:val="Listenabsatz"/>
        <w:numPr>
          <w:ilvl w:val="4"/>
          <w:numId w:val="1"/>
        </w:numPr>
        <w:rPr>
          <w:lang w:val="en-US"/>
        </w:rPr>
      </w:pPr>
      <w:r>
        <w:rPr>
          <w:lang w:val="en-US"/>
        </w:rPr>
        <w:t xml:space="preserve">Test </w:t>
      </w:r>
      <w:r w:rsidRPr="00CD1771">
        <w:rPr>
          <w:lang w:val="en-US"/>
        </w:rPr>
        <w:t>Naming Pattern: Test-Suk_Be-Int_DE_Allgemein</w:t>
      </w:r>
      <w:r>
        <w:rPr>
          <w:lang w:val="en-US"/>
        </w:rPr>
        <w:t>.html</w:t>
      </w:r>
    </w:p>
    <w:p w:rsidR="00CD1771" w:rsidRDefault="00CD1771" w:rsidP="00CD1771">
      <w:pPr>
        <w:pStyle w:val="Listenabsatz"/>
        <w:numPr>
          <w:ilvl w:val="4"/>
          <w:numId w:val="1"/>
        </w:numPr>
      </w:pPr>
      <w:r w:rsidRPr="00CD1771">
        <w:t>Test de</w:t>
      </w:r>
      <w:r w:rsidR="00A95067">
        <w:t>r</w:t>
      </w:r>
      <w:r w:rsidRPr="00CD1771">
        <w:t xml:space="preserve"> Templates mit Test Stellenanz</w:t>
      </w:r>
      <w:r>
        <w:t>eigen</w:t>
      </w:r>
    </w:p>
    <w:p w:rsidR="000350E5" w:rsidRPr="00CD1771" w:rsidRDefault="000350E5" w:rsidP="000350E5">
      <w:pPr>
        <w:pStyle w:val="Listenabsatz"/>
        <w:numPr>
          <w:ilvl w:val="3"/>
          <w:numId w:val="1"/>
        </w:numPr>
      </w:pPr>
      <w:r>
        <w:t>Die Test Templates haben ein eigenes HTML, CSS und ein eigenes JS, das sich von den Live Templates unterscheidet.</w:t>
      </w:r>
    </w:p>
    <w:p w:rsidR="00CD1771" w:rsidRDefault="00A95067" w:rsidP="00A95067">
      <w:pPr>
        <w:pStyle w:val="Listenabsatz"/>
        <w:numPr>
          <w:ilvl w:val="1"/>
          <w:numId w:val="1"/>
        </w:numPr>
        <w:rPr>
          <w:lang w:val="en-US"/>
        </w:rPr>
      </w:pPr>
      <w:proofErr w:type="spellStart"/>
      <w:r>
        <w:rPr>
          <w:lang w:val="en-US"/>
        </w:rPr>
        <w:t>livepages</w:t>
      </w:r>
      <w:proofErr w:type="spellEnd"/>
    </w:p>
    <w:p w:rsidR="00CD1771" w:rsidRDefault="000350E5" w:rsidP="00341F16">
      <w:pPr>
        <w:pStyle w:val="Listenabsatz"/>
        <w:numPr>
          <w:ilvl w:val="2"/>
          <w:numId w:val="1"/>
        </w:numPr>
      </w:pPr>
      <w:r w:rsidRPr="00341F16">
        <w:t xml:space="preserve">Sind die </w:t>
      </w:r>
      <w:r w:rsidR="00341F16" w:rsidRPr="00341F16">
        <w:t>Tests erfolgreich v</w:t>
      </w:r>
      <w:r w:rsidR="00341F16">
        <w:t>erlaufen</w:t>
      </w:r>
    </w:p>
    <w:p w:rsidR="00341F16" w:rsidRDefault="00341F16" w:rsidP="00341F16">
      <w:pPr>
        <w:pStyle w:val="Listenabsatz"/>
        <w:numPr>
          <w:ilvl w:val="3"/>
          <w:numId w:val="1"/>
        </w:numPr>
      </w:pPr>
      <w:r>
        <w:lastRenderedPageBreak/>
        <w:t xml:space="preserve">Können die aktuellen Assets (HTML, CSS, JS) </w:t>
      </w:r>
      <w:r w:rsidR="00200E17">
        <w:t xml:space="preserve">kopiert und in das </w:t>
      </w:r>
      <w:proofErr w:type="spellStart"/>
      <w:r w:rsidR="00200E17">
        <w:t>livepages</w:t>
      </w:r>
      <w:proofErr w:type="spellEnd"/>
      <w:r w:rsidR="00200E17">
        <w:t xml:space="preserve"> Verzeichnis gelegt werden</w:t>
      </w:r>
    </w:p>
    <w:p w:rsidR="00200E17" w:rsidRPr="00200E17" w:rsidRDefault="00200E17" w:rsidP="00200E17">
      <w:pPr>
        <w:pStyle w:val="Listenabsatz"/>
        <w:numPr>
          <w:ilvl w:val="4"/>
          <w:numId w:val="1"/>
        </w:numPr>
      </w:pPr>
      <w:r w:rsidRPr="00200E17">
        <w:t>Naming Pattern: Int_DE_Allgemein.html</w:t>
      </w:r>
    </w:p>
    <w:p w:rsidR="00200E17" w:rsidRPr="00341F16" w:rsidRDefault="00200E17" w:rsidP="00200E17">
      <w:pPr>
        <w:pStyle w:val="Listenabsatz"/>
        <w:numPr>
          <w:ilvl w:val="4"/>
          <w:numId w:val="1"/>
        </w:numPr>
      </w:pPr>
      <w:r w:rsidRPr="00200E17">
        <w:t>1 JS Datei für alle S</w:t>
      </w:r>
      <w:r>
        <w:t xml:space="preserve">tellenanzeigen </w:t>
      </w:r>
    </w:p>
    <w:p w:rsidR="002535E4" w:rsidRPr="0080597A" w:rsidRDefault="002535E4" w:rsidP="00EE70EF">
      <w:pPr>
        <w:pStyle w:val="berschrift2"/>
        <w:rPr>
          <w:lang w:val="en-US"/>
        </w:rPr>
      </w:pPr>
      <w:r w:rsidRPr="0080597A">
        <w:rPr>
          <w:lang w:val="en-US"/>
        </w:rPr>
        <w:t xml:space="preserve">Styling </w:t>
      </w:r>
    </w:p>
    <w:p w:rsidR="00A9076B" w:rsidRDefault="00A9076B" w:rsidP="00A9076B">
      <w:r w:rsidRPr="00A9076B">
        <w:t xml:space="preserve">Die </w:t>
      </w:r>
      <w:r w:rsidR="0011092A" w:rsidRPr="00A9076B">
        <w:t>Styling Dateien</w:t>
      </w:r>
      <w:r w:rsidRPr="00A9076B">
        <w:t xml:space="preserve"> befinden sich</w:t>
      </w:r>
      <w:r>
        <w:t xml:space="preserve"> </w:t>
      </w:r>
      <w:r w:rsidRPr="00A9076B">
        <w:t xml:space="preserve">im </w:t>
      </w:r>
      <w:r>
        <w:t xml:space="preserve">Ordner </w:t>
      </w:r>
      <w:proofErr w:type="spellStart"/>
      <w:r>
        <w:t>Sass</w:t>
      </w:r>
      <w:proofErr w:type="spellEnd"/>
      <w:r>
        <w:t xml:space="preserve">. </w:t>
      </w:r>
      <w:r w:rsidRPr="00A9076B">
        <w:t>Die Ordner lauten wie f</w:t>
      </w:r>
      <w:r>
        <w:t>olgt:</w:t>
      </w:r>
    </w:p>
    <w:p w:rsidR="00A9076B" w:rsidRDefault="00A9076B" w:rsidP="00A9076B">
      <w:pPr>
        <w:pStyle w:val="Listenabsatz"/>
        <w:numPr>
          <w:ilvl w:val="0"/>
          <w:numId w:val="1"/>
        </w:numPr>
      </w:pPr>
      <w:r>
        <w:t>Abstracts</w:t>
      </w:r>
    </w:p>
    <w:p w:rsidR="00A9076B" w:rsidRDefault="00A9076B" w:rsidP="00A9076B">
      <w:pPr>
        <w:pStyle w:val="Listenabsatz"/>
        <w:numPr>
          <w:ilvl w:val="1"/>
          <w:numId w:val="1"/>
        </w:numPr>
      </w:pPr>
      <w:r w:rsidRPr="00A9076B">
        <w:t xml:space="preserve">Variable </w:t>
      </w:r>
      <w:r>
        <w:t>Werte</w:t>
      </w:r>
      <w:r w:rsidRPr="00A9076B">
        <w:t xml:space="preserve"> </w:t>
      </w:r>
      <w:r w:rsidR="00C22FED">
        <w:t xml:space="preserve">gibt es im </w:t>
      </w:r>
      <w:r>
        <w:t xml:space="preserve">Verzeichnis </w:t>
      </w:r>
      <w:proofErr w:type="spellStart"/>
      <w:r>
        <w:t>abstracts</w:t>
      </w:r>
      <w:proofErr w:type="spellEnd"/>
      <w:r>
        <w:t xml:space="preserve"> </w:t>
      </w:r>
      <w:proofErr w:type="gramStart"/>
      <w:r>
        <w:t>der dynamische Webseiten</w:t>
      </w:r>
      <w:proofErr w:type="gramEnd"/>
      <w:r>
        <w:t xml:space="preserve">. </w:t>
      </w:r>
      <w:r w:rsidR="00C22FED">
        <w:t xml:space="preserve">Dort befinden sich die </w:t>
      </w:r>
      <w:proofErr w:type="spellStart"/>
      <w:r w:rsidR="00C22FED">
        <w:t>meinsten</w:t>
      </w:r>
      <w:proofErr w:type="spellEnd"/>
      <w:r w:rsidR="00C22FED">
        <w:t xml:space="preserve"> SCSS Module für das </w:t>
      </w:r>
      <w:proofErr w:type="spellStart"/>
      <w:r w:rsidR="00C22FED">
        <w:t>gemsate</w:t>
      </w:r>
      <w:proofErr w:type="spellEnd"/>
      <w:r w:rsidR="00C22FED">
        <w:t xml:space="preserve"> Produkt. Neue Werte (auch Variable Module) </w:t>
      </w:r>
      <w:r>
        <w:t xml:space="preserve">sollten im Sinne der Single Source </w:t>
      </w:r>
      <w:proofErr w:type="spellStart"/>
      <w:r>
        <w:t>of</w:t>
      </w:r>
      <w:proofErr w:type="spellEnd"/>
      <w:r>
        <w:t xml:space="preserve"> Truth </w:t>
      </w:r>
      <w:r w:rsidR="00C22FED">
        <w:t xml:space="preserve">nur an diesem einen Ort wieder </w:t>
      </w:r>
      <w:proofErr w:type="spellStart"/>
      <w:r w:rsidR="00C22FED">
        <w:t>findbar</w:t>
      </w:r>
      <w:proofErr w:type="spellEnd"/>
      <w:r w:rsidR="00C22FED">
        <w:t xml:space="preserve"> sein, um eine doppelte Pflege oder eine Mehrfachwertigkeit zu vermeiden</w:t>
      </w:r>
      <w:r>
        <w:t>.</w:t>
      </w:r>
    </w:p>
    <w:p w:rsidR="00EB6ADF" w:rsidRPr="00A9076B" w:rsidRDefault="00EB6ADF" w:rsidP="00A9076B">
      <w:pPr>
        <w:pStyle w:val="Listenabsatz"/>
        <w:numPr>
          <w:ilvl w:val="1"/>
          <w:numId w:val="1"/>
        </w:numPr>
      </w:pPr>
      <w:proofErr w:type="spellStart"/>
      <w:r>
        <w:t>Mixins</w:t>
      </w:r>
      <w:proofErr w:type="spellEnd"/>
      <w:r>
        <w:t xml:space="preserve"> werden in diesem Projekt als Styling Pattern genutzt. Auch diese werd</w:t>
      </w:r>
      <w:r w:rsidR="00C22FED">
        <w:t xml:space="preserve">en nur aus dem </w:t>
      </w:r>
      <w:proofErr w:type="spellStart"/>
      <w:r w:rsidR="00C22FED">
        <w:t>abstracts</w:t>
      </w:r>
      <w:proofErr w:type="spellEnd"/>
      <w:r w:rsidR="00C22FED">
        <w:t xml:space="preserve"> Verzeichnis genutzt und gepflegt.</w:t>
      </w:r>
    </w:p>
    <w:p w:rsidR="00A9076B" w:rsidRDefault="00A9076B" w:rsidP="00A9076B">
      <w:pPr>
        <w:pStyle w:val="Listenabsatz"/>
        <w:numPr>
          <w:ilvl w:val="0"/>
          <w:numId w:val="1"/>
        </w:numPr>
      </w:pPr>
      <w:r>
        <w:t>Base</w:t>
      </w:r>
    </w:p>
    <w:p w:rsidR="00C22FED" w:rsidRDefault="00C22FED" w:rsidP="00C22FED">
      <w:pPr>
        <w:pStyle w:val="Listenabsatz"/>
        <w:numPr>
          <w:ilvl w:val="1"/>
          <w:numId w:val="1"/>
        </w:numPr>
        <w:rPr>
          <w:ins w:id="12" w:author="Suk-Be Jang" w:date="2020-08-19T09:38:00Z"/>
        </w:rPr>
      </w:pPr>
      <w:ins w:id="13" w:author="Suk-Be Jang" w:date="2020-08-19T09:38:00Z">
        <w:r>
          <w:t xml:space="preserve">Es gibt zwei </w:t>
        </w:r>
        <w:proofErr w:type="spellStart"/>
        <w:r>
          <w:t>typography</w:t>
        </w:r>
        <w:proofErr w:type="spellEnd"/>
        <w:r>
          <w:t xml:space="preserve"> Module</w:t>
        </w:r>
      </w:ins>
      <w:del w:id="14" w:author="Suk-Be Jang" w:date="2020-08-19T09:38:00Z">
        <w:r w:rsidDel="00C22FED">
          <w:delText xml:space="preserve">Im </w:delText>
        </w:r>
      </w:del>
      <w:del w:id="15" w:author="Suk-Be Jang" w:date="2020-08-19T09:37:00Z">
        <w:r w:rsidDel="00C22FED">
          <w:delText>g</w:delText>
        </w:r>
      </w:del>
    </w:p>
    <w:p w:rsidR="00C22FED" w:rsidRDefault="00C22FED" w:rsidP="00C22FED">
      <w:pPr>
        <w:pStyle w:val="Listenabsatz"/>
        <w:numPr>
          <w:ilvl w:val="2"/>
          <w:numId w:val="1"/>
        </w:numPr>
        <w:rPr>
          <w:ins w:id="16" w:author="Suk-Be Jang" w:date="2020-08-19T09:39:00Z"/>
        </w:rPr>
      </w:pPr>
      <w:ins w:id="17" w:author="Suk-Be Jang" w:date="2020-08-19T09:38:00Z">
        <w:r>
          <w:t xml:space="preserve">Für </w:t>
        </w:r>
        <w:proofErr w:type="spellStart"/>
        <w:r>
          <w:t>dev</w:t>
        </w:r>
        <w:proofErr w:type="spellEnd"/>
        <w:r>
          <w:t xml:space="preserve"> kann mit lokal abgelegten Schriften gearbeitet</w:t>
        </w:r>
      </w:ins>
      <w:ins w:id="18" w:author="Suk-Be Jang" w:date="2020-08-19T09:39:00Z">
        <w:r>
          <w:t xml:space="preserve"> werden</w:t>
        </w:r>
      </w:ins>
    </w:p>
    <w:p w:rsidR="00C22FED" w:rsidRDefault="00C22FED" w:rsidP="00C22FED">
      <w:pPr>
        <w:pStyle w:val="Listenabsatz"/>
        <w:numPr>
          <w:ilvl w:val="2"/>
          <w:numId w:val="1"/>
        </w:numPr>
        <w:pPrChange w:id="19" w:author="Suk-Be Jang" w:date="2020-08-19T09:38:00Z">
          <w:pPr>
            <w:pStyle w:val="Listenabsatz"/>
            <w:numPr>
              <w:ilvl w:val="1"/>
              <w:numId w:val="1"/>
            </w:numPr>
            <w:ind w:left="1440" w:hanging="360"/>
          </w:pPr>
        </w:pPrChange>
      </w:pPr>
      <w:ins w:id="20" w:author="Suk-Be Jang" w:date="2020-08-19T09:39:00Z">
        <w:r>
          <w:t xml:space="preserve">Für </w:t>
        </w:r>
        <w:proofErr w:type="spellStart"/>
        <w:r>
          <w:t>Prod</w:t>
        </w:r>
        <w:proofErr w:type="spellEnd"/>
        <w:r>
          <w:t xml:space="preserve"> nutzt einen anderen Schriftenpfad auf dem Server</w:t>
        </w:r>
      </w:ins>
    </w:p>
    <w:p w:rsidR="00A9076B" w:rsidRDefault="00A9076B" w:rsidP="00A9076B">
      <w:pPr>
        <w:pStyle w:val="Listenabsatz"/>
        <w:numPr>
          <w:ilvl w:val="0"/>
          <w:numId w:val="1"/>
        </w:numPr>
        <w:rPr>
          <w:ins w:id="21" w:author="Suk-Be Jang" w:date="2020-08-19T09:40:00Z"/>
        </w:rPr>
      </w:pPr>
      <w:r>
        <w:t>Components</w:t>
      </w:r>
    </w:p>
    <w:p w:rsidR="00C22FED" w:rsidRDefault="00C22FED" w:rsidP="00C22FED">
      <w:pPr>
        <w:pStyle w:val="Listenabsatz"/>
        <w:numPr>
          <w:ilvl w:val="1"/>
          <w:numId w:val="1"/>
        </w:numPr>
        <w:pPrChange w:id="22" w:author="Suk-Be Jang" w:date="2020-08-19T09:40:00Z">
          <w:pPr>
            <w:pStyle w:val="Listenabsatz"/>
            <w:numPr>
              <w:numId w:val="1"/>
            </w:numPr>
            <w:ind w:hanging="360"/>
          </w:pPr>
        </w:pPrChange>
      </w:pPr>
      <w:ins w:id="23" w:author="Suk-Be Jang" w:date="2020-08-19T09:40:00Z">
        <w:r>
          <w:t xml:space="preserve">Verzeichnis </w:t>
        </w:r>
      </w:ins>
      <w:ins w:id="24" w:author="Suk-Be Jang" w:date="2020-08-19T09:42:00Z">
        <w:r>
          <w:t>de</w:t>
        </w:r>
      </w:ins>
      <w:ins w:id="25" w:author="Suk-Be Jang" w:date="2020-08-19T09:40:00Z">
        <w:r>
          <w:t xml:space="preserve">r </w:t>
        </w:r>
      </w:ins>
      <w:ins w:id="26" w:author="Suk-Be Jang" w:date="2020-08-19T09:41:00Z">
        <w:r>
          <w:t>neu</w:t>
        </w:r>
      </w:ins>
      <w:ins w:id="27" w:author="Suk-Be Jang" w:date="2020-08-19T09:42:00Z">
        <w:r>
          <w:t xml:space="preserve"> hinzugefügten</w:t>
        </w:r>
      </w:ins>
      <w:ins w:id="28" w:author="Suk-Be Jang" w:date="2020-08-19T09:41:00Z">
        <w:r>
          <w:t xml:space="preserve"> </w:t>
        </w:r>
      </w:ins>
      <w:ins w:id="29" w:author="Suk-Be Jang" w:date="2020-08-19T09:42:00Z">
        <w:r>
          <w:t>K</w:t>
        </w:r>
      </w:ins>
      <w:ins w:id="30" w:author="Suk-Be Jang" w:date="2020-08-19T09:41:00Z">
        <w:r>
          <w:t>omponenten</w:t>
        </w:r>
      </w:ins>
    </w:p>
    <w:p w:rsidR="00A9076B" w:rsidRDefault="00A9076B" w:rsidP="00A9076B">
      <w:pPr>
        <w:pStyle w:val="Listenabsatz"/>
        <w:numPr>
          <w:ilvl w:val="0"/>
          <w:numId w:val="1"/>
        </w:numPr>
        <w:rPr>
          <w:ins w:id="31" w:author="Suk-Be Jang" w:date="2020-08-19T09:42:00Z"/>
        </w:rPr>
      </w:pPr>
      <w:r>
        <w:t>Layout</w:t>
      </w:r>
    </w:p>
    <w:p w:rsidR="00C22FED" w:rsidRDefault="00C22FED" w:rsidP="00C22FED">
      <w:pPr>
        <w:pStyle w:val="Listenabsatz"/>
        <w:numPr>
          <w:ilvl w:val="1"/>
          <w:numId w:val="1"/>
        </w:numPr>
        <w:rPr>
          <w:ins w:id="32" w:author="Suk-Be Jang" w:date="2020-08-19T09:43:00Z"/>
        </w:rPr>
      </w:pPr>
      <w:ins w:id="33" w:author="Suk-Be Jang" w:date="2020-08-19T09:42:00Z">
        <w:r>
          <w:t>Verzeichnis der übernommenen Komponenten</w:t>
        </w:r>
      </w:ins>
    </w:p>
    <w:p w:rsidR="00C22FED" w:rsidRDefault="00C22FED" w:rsidP="00C22FED">
      <w:pPr>
        <w:pStyle w:val="Listenabsatz"/>
        <w:numPr>
          <w:ilvl w:val="1"/>
          <w:numId w:val="1"/>
        </w:numPr>
        <w:rPr>
          <w:ins w:id="34" w:author="Suk-Be Jang" w:date="2020-08-19T09:44:00Z"/>
        </w:rPr>
      </w:pPr>
      <w:ins w:id="35" w:author="Suk-Be Jang" w:date="2020-08-19T09:43:00Z">
        <w:r>
          <w:t xml:space="preserve">Ziel sollte sein die </w:t>
        </w:r>
        <w:r w:rsidR="00E938A3">
          <w:t>Module sukzessive in das Verzeichnis in das Verzeichnis Components</w:t>
        </w:r>
      </w:ins>
      <w:ins w:id="36" w:author="Suk-Be Jang" w:date="2020-08-19T09:44:00Z">
        <w:r w:rsidR="00E938A3">
          <w:t xml:space="preserve"> </w:t>
        </w:r>
      </w:ins>
      <w:ins w:id="37" w:author="Suk-Be Jang" w:date="2020-08-19T09:43:00Z">
        <w:r w:rsidR="00E938A3">
          <w:t>zu überführe</w:t>
        </w:r>
      </w:ins>
      <w:ins w:id="38" w:author="Suk-Be Jang" w:date="2020-08-19T09:44:00Z">
        <w:r w:rsidR="00E938A3">
          <w:t>n</w:t>
        </w:r>
      </w:ins>
    </w:p>
    <w:p w:rsidR="00E938A3" w:rsidRDefault="00E938A3" w:rsidP="00E938A3">
      <w:pPr>
        <w:pStyle w:val="Listenabsatz"/>
        <w:numPr>
          <w:ilvl w:val="2"/>
          <w:numId w:val="1"/>
        </w:numPr>
        <w:pPrChange w:id="39" w:author="Suk-Be Jang" w:date="2020-08-19T09:44:00Z">
          <w:pPr>
            <w:pStyle w:val="Listenabsatz"/>
            <w:numPr>
              <w:numId w:val="1"/>
            </w:numPr>
            <w:ind w:hanging="360"/>
          </w:pPr>
        </w:pPrChange>
      </w:pPr>
      <w:ins w:id="40" w:author="Suk-Be Jang" w:date="2020-08-19T09:44:00Z">
        <w:r>
          <w:t xml:space="preserve">Die Struktur </w:t>
        </w:r>
      </w:ins>
      <w:ins w:id="41" w:author="Suk-Be Jang" w:date="2020-08-19T09:45:00Z">
        <w:r>
          <w:t xml:space="preserve">Master Modul </w:t>
        </w:r>
      </w:ins>
      <w:ins w:id="42" w:author="Suk-Be Jang" w:date="2020-08-19T09:44:00Z">
        <w:r>
          <w:t xml:space="preserve">mit </w:t>
        </w:r>
      </w:ins>
      <w:ins w:id="43" w:author="Suk-Be Jang" w:date="2020-08-19T09:45:00Z">
        <w:r>
          <w:t>importierten Sub-Modulen wie im Components Verzeichnis wäre zu empfehlen</w:t>
        </w:r>
      </w:ins>
    </w:p>
    <w:p w:rsidR="00A9076B" w:rsidRPr="00A9076B" w:rsidRDefault="00A9076B" w:rsidP="00A9076B"/>
    <w:p w:rsidR="00A9076B" w:rsidRPr="00A9076B" w:rsidRDefault="00A9076B" w:rsidP="0011092A"/>
    <w:p w:rsidR="00667FAF" w:rsidRPr="00E938A3" w:rsidRDefault="00667FAF" w:rsidP="002535E4">
      <w:pPr>
        <w:rPr>
          <w:rPrChange w:id="44" w:author="Suk-Be Jang" w:date="2020-08-19T09:47:00Z">
            <w:rPr>
              <w:lang w:val="en-US"/>
            </w:rPr>
          </w:rPrChange>
        </w:rPr>
      </w:pPr>
      <w:del w:id="45" w:author="Suk-Be Jang" w:date="2020-08-19T09:46:00Z">
        <w:r w:rsidRPr="00E938A3" w:rsidDel="00E938A3">
          <w:rPr>
            <w:rPrChange w:id="46" w:author="Suk-Be Jang" w:date="2020-08-19T09:47:00Z">
              <w:rPr>
                <w:lang w:val="en-US"/>
              </w:rPr>
            </w:rPrChange>
          </w:rPr>
          <w:delText>Styling Pattern, fixe Styling Properties</w:delText>
        </w:r>
      </w:del>
      <w:ins w:id="47" w:author="Suk-Be Jang" w:date="2020-08-19T09:46:00Z">
        <w:r w:rsidR="00E938A3" w:rsidRPr="00E938A3">
          <w:rPr>
            <w:rPrChange w:id="48" w:author="Suk-Be Jang" w:date="2020-08-19T09:47:00Z">
              <w:rPr>
                <w:lang w:val="en-US"/>
              </w:rPr>
            </w:rPrChange>
          </w:rPr>
          <w:t xml:space="preserve">Die </w:t>
        </w:r>
      </w:ins>
      <w:ins w:id="49" w:author="Suk-Be Jang" w:date="2020-08-19T09:48:00Z">
        <w:r w:rsidR="00E938A3">
          <w:t xml:space="preserve">Einbindung </w:t>
        </w:r>
      </w:ins>
      <w:ins w:id="50" w:author="Suk-Be Jang" w:date="2020-08-19T09:49:00Z">
        <w:r w:rsidR="00E938A3">
          <w:t xml:space="preserve">und Konfiguration </w:t>
        </w:r>
      </w:ins>
      <w:ins w:id="51" w:author="Suk-Be Jang" w:date="2020-08-19T09:48:00Z">
        <w:r w:rsidR="00E938A3">
          <w:t xml:space="preserve">der </w:t>
        </w:r>
      </w:ins>
      <w:ins w:id="52" w:author="Suk-Be Jang" w:date="2020-08-19T09:46:00Z">
        <w:r w:rsidR="00E938A3" w:rsidRPr="00E938A3">
          <w:rPr>
            <w:rPrChange w:id="53" w:author="Suk-Be Jang" w:date="2020-08-19T09:47:00Z">
              <w:rPr>
                <w:lang w:val="en-US"/>
              </w:rPr>
            </w:rPrChange>
          </w:rPr>
          <w:t>S</w:t>
        </w:r>
      </w:ins>
      <w:ins w:id="54" w:author="Suk-Be Jang" w:date="2020-08-19T09:48:00Z">
        <w:r w:rsidR="00E938A3">
          <w:t>CSS Module kann für die DEV Umgebung</w:t>
        </w:r>
      </w:ins>
      <w:ins w:id="55" w:author="Suk-Be Jang" w:date="2020-08-19T09:47:00Z">
        <w:r w:rsidR="00E938A3">
          <w:t xml:space="preserve"> </w:t>
        </w:r>
      </w:ins>
      <w:ins w:id="56" w:author="Suk-Be Jang" w:date="2020-08-19T09:48:00Z">
        <w:r w:rsidR="00E938A3">
          <w:t xml:space="preserve">in </w:t>
        </w:r>
      </w:ins>
      <w:ins w:id="57" w:author="Suk-Be Jang" w:date="2020-08-19T09:47:00Z">
        <w:r w:rsidR="00E938A3">
          <w:t>webpackEntryDev</w:t>
        </w:r>
      </w:ins>
      <w:ins w:id="58" w:author="Suk-Be Jang" w:date="2020-08-19T09:48:00Z">
        <w:r w:rsidR="00E938A3">
          <w:t>.js vorgenommen werden</w:t>
        </w:r>
      </w:ins>
      <w:ins w:id="59" w:author="Suk-Be Jang" w:date="2020-08-19T09:49:00Z">
        <w:r w:rsidR="00E938A3">
          <w:t>.</w:t>
        </w:r>
      </w:ins>
      <w:ins w:id="60" w:author="Suk-Be Jang" w:date="2020-08-19T09:50:00Z">
        <w:r w:rsidR="00E938A3">
          <w:t xml:space="preserve"> Die Datei liegt im </w:t>
        </w:r>
        <w:proofErr w:type="spellStart"/>
        <w:r w:rsidR="00E938A3">
          <w:t>s</w:t>
        </w:r>
      </w:ins>
      <w:ins w:id="61" w:author="Suk-Be Jang" w:date="2020-08-19T09:51:00Z">
        <w:r w:rsidR="00E938A3">
          <w:t>rc</w:t>
        </w:r>
        <w:proofErr w:type="spellEnd"/>
        <w:r w:rsidR="00E938A3">
          <w:t xml:space="preserve"> Verzeichnis.</w:t>
        </w:r>
      </w:ins>
    </w:p>
    <w:p w:rsidR="0011092A" w:rsidRPr="0011092A" w:rsidRDefault="0011092A" w:rsidP="002535E4">
      <w:del w:id="62" w:author="Suk-Be Jang" w:date="2020-08-19T09:49:00Z">
        <w:r w:rsidRPr="0011092A" w:rsidDel="00E938A3">
          <w:delText>Organisation der Styling D</w:delText>
        </w:r>
        <w:r w:rsidDel="00E938A3">
          <w:delText>ateien mit webpack</w:delText>
        </w:r>
      </w:del>
      <w:ins w:id="63" w:author="Suk-Be Jang" w:date="2020-08-19T09:49:00Z">
        <w:r w:rsidR="00E938A3">
          <w:t xml:space="preserve">Für </w:t>
        </w:r>
      </w:ins>
      <w:proofErr w:type="spellStart"/>
      <w:ins w:id="64" w:author="Suk-Be Jang" w:date="2020-08-19T09:51:00Z">
        <w:r w:rsidR="00E938A3">
          <w:t>Prod</w:t>
        </w:r>
        <w:proofErr w:type="spellEnd"/>
        <w:r w:rsidR="00E938A3">
          <w:t xml:space="preserve"> </w:t>
        </w:r>
      </w:ins>
      <w:ins w:id="65" w:author="Suk-Be Jang" w:date="2020-08-19T09:52:00Z">
        <w:r w:rsidR="00E938A3">
          <w:t xml:space="preserve">liegt die Styling </w:t>
        </w:r>
      </w:ins>
      <w:ins w:id="66" w:author="Suk-Be Jang" w:date="2020-08-19T09:49:00Z">
        <w:r w:rsidR="00E938A3">
          <w:t xml:space="preserve">Konfiguration </w:t>
        </w:r>
      </w:ins>
      <w:ins w:id="67" w:author="Suk-Be Jang" w:date="2020-08-19T09:52:00Z">
        <w:r w:rsidR="00E938A3">
          <w:t xml:space="preserve">in der styleProd.js. </w:t>
        </w:r>
      </w:ins>
    </w:p>
    <w:p w:rsidR="002535E4" w:rsidRPr="0011092A" w:rsidRDefault="002535E4" w:rsidP="00EE70EF">
      <w:pPr>
        <w:pStyle w:val="berschrift2"/>
      </w:pPr>
      <w:r w:rsidRPr="0011092A">
        <w:t>JavaScripts</w:t>
      </w:r>
    </w:p>
    <w:p w:rsidR="00CA045D" w:rsidRDefault="00CA045D" w:rsidP="0011092A">
      <w:pPr>
        <w:rPr>
          <w:ins w:id="68" w:author="Suk-Be Jang" w:date="2020-08-19T10:08:00Z"/>
        </w:rPr>
      </w:pPr>
      <w:ins w:id="69" w:author="Suk-Be Jang" w:date="2020-08-19T09:54:00Z">
        <w:r w:rsidRPr="00CA045D">
          <w:rPr>
            <w:rPrChange w:id="70" w:author="Suk-Be Jang" w:date="2020-08-19T09:54:00Z">
              <w:rPr>
                <w:lang w:val="en-US"/>
              </w:rPr>
            </w:rPrChange>
          </w:rPr>
          <w:t>Es wird JS</w:t>
        </w:r>
        <w:r>
          <w:t xml:space="preserve"> </w:t>
        </w:r>
      </w:ins>
      <w:ins w:id="71" w:author="Suk-Be Jang" w:date="2020-08-19T09:55:00Z">
        <w:r>
          <w:t xml:space="preserve">und </w:t>
        </w:r>
        <w:proofErr w:type="spellStart"/>
        <w:r>
          <w:t>Webpack</w:t>
        </w:r>
        <w:proofErr w:type="spellEnd"/>
        <w:r>
          <w:t xml:space="preserve"> </w:t>
        </w:r>
      </w:ins>
      <w:ins w:id="72" w:author="Suk-Be Jang" w:date="2020-08-19T09:54:00Z">
        <w:r>
          <w:t xml:space="preserve">genutzt um die </w:t>
        </w:r>
      </w:ins>
      <w:ins w:id="73" w:author="Suk-Be Jang" w:date="2020-08-19T09:55:00Z">
        <w:r>
          <w:t xml:space="preserve">HTML </w:t>
        </w:r>
      </w:ins>
      <w:ins w:id="74" w:author="Suk-Be Jang" w:date="2020-08-19T09:54:00Z">
        <w:r>
          <w:t>Templates</w:t>
        </w:r>
      </w:ins>
      <w:ins w:id="75" w:author="Suk-Be Jang" w:date="2020-08-19T09:55:00Z">
        <w:r>
          <w:t xml:space="preserve">, JS, CSS und Bilder zu konfigurieren </w:t>
        </w:r>
      </w:ins>
      <w:ins w:id="76" w:author="Suk-Be Jang" w:date="2020-08-19T09:56:00Z">
        <w:r>
          <w:t xml:space="preserve">und für </w:t>
        </w:r>
        <w:proofErr w:type="spellStart"/>
        <w:r>
          <w:t>dev</w:t>
        </w:r>
        <w:proofErr w:type="spellEnd"/>
        <w:r>
          <w:t xml:space="preserve"> bzw. </w:t>
        </w:r>
        <w:proofErr w:type="spellStart"/>
        <w:r>
          <w:t>prod</w:t>
        </w:r>
        <w:proofErr w:type="spellEnd"/>
        <w:r>
          <w:t xml:space="preserve"> auszuspielen</w:t>
        </w:r>
      </w:ins>
      <w:ins w:id="77" w:author="Suk-Be Jang" w:date="2020-08-19T09:55:00Z">
        <w:r>
          <w:t xml:space="preserve">. </w:t>
        </w:r>
      </w:ins>
      <w:ins w:id="78" w:author="Suk-Be Jang" w:date="2020-08-19T09:58:00Z">
        <w:r>
          <w:t xml:space="preserve">Die Dateien hierzu befinden sich im </w:t>
        </w:r>
        <w:proofErr w:type="spellStart"/>
        <w:r>
          <w:t>build</w:t>
        </w:r>
        <w:proofErr w:type="spellEnd"/>
        <w:r>
          <w:t xml:space="preserve"> Verzeichnis.</w:t>
        </w:r>
      </w:ins>
      <w:bookmarkStart w:id="79" w:name="_GoBack"/>
      <w:bookmarkEnd w:id="79"/>
    </w:p>
    <w:p w:rsidR="00A267C8" w:rsidRDefault="00A267C8" w:rsidP="0011092A">
      <w:pPr>
        <w:rPr>
          <w:ins w:id="80" w:author="Suk-Be Jang" w:date="2020-08-19T09:56:00Z"/>
        </w:rPr>
      </w:pPr>
      <w:ins w:id="81" w:author="Suk-Be Jang" w:date="2020-08-19T10:08:00Z">
        <w:r>
          <w:t xml:space="preserve">Mit </w:t>
        </w:r>
        <w:proofErr w:type="spellStart"/>
        <w:r>
          <w:t>npm</w:t>
        </w:r>
        <w:proofErr w:type="spellEnd"/>
        <w:r>
          <w:t xml:space="preserve"> </w:t>
        </w:r>
        <w:proofErr w:type="spellStart"/>
        <w:r>
          <w:t>run</w:t>
        </w:r>
        <w:proofErr w:type="spellEnd"/>
        <w:r>
          <w:t xml:space="preserve"> </w:t>
        </w:r>
        <w:proofErr w:type="spellStart"/>
        <w:r>
          <w:t>jobOfferDev</w:t>
        </w:r>
        <w:proofErr w:type="spellEnd"/>
        <w:r>
          <w:t xml:space="preserve"> wird das JS </w:t>
        </w:r>
        <w:proofErr w:type="spellStart"/>
        <w:r>
          <w:t>compiled</w:t>
        </w:r>
        <w:proofErr w:type="spellEnd"/>
        <w:r>
          <w:t>.</w:t>
        </w:r>
      </w:ins>
    </w:p>
    <w:p w:rsidR="00CA045D" w:rsidRDefault="00CA045D" w:rsidP="00CA045D">
      <w:pPr>
        <w:rPr>
          <w:ins w:id="82" w:author="Suk-Be Jang" w:date="2020-08-19T09:57:00Z"/>
        </w:rPr>
        <w:pPrChange w:id="83" w:author="Suk-Be Jang" w:date="2020-08-19T09:59:00Z">
          <w:pPr/>
        </w:pPrChange>
      </w:pPr>
      <w:ins w:id="84" w:author="Suk-Be Jang" w:date="2020-08-19T09:56:00Z">
        <w:r>
          <w:t xml:space="preserve">Es wird </w:t>
        </w:r>
      </w:ins>
      <w:ins w:id="85" w:author="Suk-Be Jang" w:date="2020-08-19T10:00:00Z">
        <w:r>
          <w:t>JS</w:t>
        </w:r>
      </w:ins>
      <w:ins w:id="86" w:author="Suk-Be Jang" w:date="2020-08-19T09:56:00Z">
        <w:r>
          <w:t xml:space="preserve"> und </w:t>
        </w:r>
        <w:proofErr w:type="spellStart"/>
        <w:r>
          <w:t>Jest</w:t>
        </w:r>
        <w:proofErr w:type="spellEnd"/>
        <w:r>
          <w:t xml:space="preserve"> genutz</w:t>
        </w:r>
      </w:ins>
      <w:ins w:id="87" w:author="Suk-Be Jang" w:date="2020-08-19T09:57:00Z">
        <w:r>
          <w:t>t</w:t>
        </w:r>
      </w:ins>
      <w:ins w:id="88" w:author="Suk-Be Jang" w:date="2020-08-19T09:58:00Z">
        <w:r>
          <w:t>,</w:t>
        </w:r>
      </w:ins>
      <w:ins w:id="89" w:author="Suk-Be Jang" w:date="2020-08-19T09:57:00Z">
        <w:r>
          <w:t xml:space="preserve"> um die Interaktivität Benutzer freundlich zu gestalten.</w:t>
        </w:r>
      </w:ins>
      <w:ins w:id="90" w:author="Suk-Be Jang" w:date="2020-08-19T09:58:00Z">
        <w:r>
          <w:t xml:space="preserve"> </w:t>
        </w:r>
      </w:ins>
      <w:ins w:id="91" w:author="Suk-Be Jang" w:date="2020-08-19T09:59:00Z">
        <w:r>
          <w:t xml:space="preserve">Die Programme befinden sich im Verzeichnis </w:t>
        </w:r>
        <w:proofErr w:type="spellStart"/>
        <w:r>
          <w:t>js</w:t>
        </w:r>
      </w:ins>
      <w:proofErr w:type="spellEnd"/>
      <w:ins w:id="92" w:author="Suk-Be Jang" w:date="2020-08-19T10:00:00Z">
        <w:r>
          <w:t xml:space="preserve">, die Test Files befinden sich im Verzeichnis </w:t>
        </w:r>
        <w:proofErr w:type="spellStart"/>
        <w:r>
          <w:t>jsTest</w:t>
        </w:r>
      </w:ins>
      <w:ins w:id="93" w:author="Suk-Be Jang" w:date="2020-08-19T10:01:00Z">
        <w:r>
          <w:t>s</w:t>
        </w:r>
        <w:proofErr w:type="spellEnd"/>
        <w:r>
          <w:t xml:space="preserve">. Die Verzeichnis Struktur von </w:t>
        </w:r>
        <w:proofErr w:type="spellStart"/>
        <w:r>
          <w:t>js</w:t>
        </w:r>
        <w:proofErr w:type="spellEnd"/>
        <w:r>
          <w:t xml:space="preserve"> und </w:t>
        </w:r>
        <w:proofErr w:type="spellStart"/>
        <w:r>
          <w:t>jsTests</w:t>
        </w:r>
        <w:proofErr w:type="spellEnd"/>
        <w:r>
          <w:t xml:space="preserve"> ist analog.</w:t>
        </w:r>
      </w:ins>
    </w:p>
    <w:p w:rsidR="0011092A" w:rsidRPr="00CA045D" w:rsidDel="00CA045D" w:rsidRDefault="0011092A" w:rsidP="0011092A">
      <w:pPr>
        <w:rPr>
          <w:del w:id="94" w:author="Suk-Be Jang" w:date="2020-08-19T10:01:00Z"/>
          <w:rPrChange w:id="95" w:author="Suk-Be Jang" w:date="2020-08-19T09:54:00Z">
            <w:rPr>
              <w:del w:id="96" w:author="Suk-Be Jang" w:date="2020-08-19T10:01:00Z"/>
              <w:lang w:val="en-US"/>
            </w:rPr>
          </w:rPrChange>
        </w:rPr>
      </w:pPr>
      <w:del w:id="97" w:author="Suk-Be Jang" w:date="2020-08-19T10:01:00Z">
        <w:r w:rsidRPr="00CA045D" w:rsidDel="00CA045D">
          <w:rPr>
            <w:rPrChange w:id="98" w:author="Suk-Be Jang" w:date="2020-08-19T09:54:00Z">
              <w:rPr>
                <w:lang w:val="en-US"/>
              </w:rPr>
            </w:rPrChange>
          </w:rPr>
          <w:lastRenderedPageBreak/>
          <w:delText>BurgerMenu, whatsapp, currentDate, localStorage Checker</w:delText>
        </w:r>
      </w:del>
    </w:p>
    <w:p w:rsidR="002535E4" w:rsidRDefault="002535E4" w:rsidP="002535E4">
      <w:pPr>
        <w:pStyle w:val="Titel"/>
      </w:pPr>
      <w:r>
        <w:t>Stylen der Dynamischen Umantis Webseiten</w:t>
      </w:r>
    </w:p>
    <w:p w:rsidR="002535E4" w:rsidRDefault="002535E4" w:rsidP="00EE70EF">
      <w:pPr>
        <w:pStyle w:val="berschrift2"/>
      </w:pPr>
      <w:r>
        <w:t>HTML Mocks</w:t>
      </w:r>
    </w:p>
    <w:p w:rsidR="00EF3CFF" w:rsidRDefault="002535E4" w:rsidP="002535E4">
      <w:pPr>
        <w:rPr>
          <w:ins w:id="99" w:author="Suk-Be Jang" w:date="2020-08-19T10:12:00Z"/>
        </w:rPr>
      </w:pPr>
      <w:del w:id="100" w:author="Suk-Be Jang" w:date="2020-08-19T10:09:00Z">
        <w:r w:rsidRPr="00EF3CFF" w:rsidDel="00EF3CFF">
          <w:rPr>
            <w:rPrChange w:id="101" w:author="Suk-Be Jang" w:date="2020-08-19T10:09:00Z">
              <w:rPr/>
            </w:rPrChange>
          </w:rPr>
          <w:delText>Dfsldf sdäföl</w:delText>
        </w:r>
      </w:del>
      <w:ins w:id="102" w:author="Suk-Be Jang" w:date="2020-08-19T10:09:00Z">
        <w:r w:rsidR="00EF3CFF" w:rsidRPr="00EF3CFF">
          <w:rPr>
            <w:rPrChange w:id="103" w:author="Suk-Be Jang" w:date="2020-08-19T10:09:00Z">
              <w:rPr/>
            </w:rPrChange>
          </w:rPr>
          <w:t xml:space="preserve">Die </w:t>
        </w:r>
      </w:ins>
      <w:ins w:id="104" w:author="Suk-Be Jang" w:date="2020-08-19T10:10:00Z">
        <w:r w:rsidR="00EF3CFF">
          <w:t xml:space="preserve">verschiedenen </w:t>
        </w:r>
      </w:ins>
      <w:ins w:id="105" w:author="Suk-Be Jang" w:date="2020-08-19T10:09:00Z">
        <w:r w:rsidR="00EF3CFF" w:rsidRPr="00EF3CFF">
          <w:rPr>
            <w:rPrChange w:id="106" w:author="Suk-Be Jang" w:date="2020-08-19T10:09:00Z">
              <w:rPr/>
            </w:rPrChange>
          </w:rPr>
          <w:t>HTML Templates s</w:t>
        </w:r>
        <w:r w:rsidR="00EF3CFF" w:rsidRPr="00EF3CFF">
          <w:rPr>
            <w:rPrChange w:id="107" w:author="Suk-Be Jang" w:date="2020-08-19T10:09:00Z">
              <w:rPr>
                <w:lang w:val="en-US"/>
              </w:rPr>
            </w:rPrChange>
          </w:rPr>
          <w:t xml:space="preserve">ind </w:t>
        </w:r>
        <w:proofErr w:type="spellStart"/>
        <w:r w:rsidR="00EF3CFF" w:rsidRPr="00EF3CFF">
          <w:rPr>
            <w:rPrChange w:id="108" w:author="Suk-Be Jang" w:date="2020-08-19T10:09:00Z">
              <w:rPr>
                <w:lang w:val="en-US"/>
              </w:rPr>
            </w:rPrChange>
          </w:rPr>
          <w:t>g</w:t>
        </w:r>
        <w:r w:rsidR="00EF3CFF">
          <w:t>emockt</w:t>
        </w:r>
        <w:proofErr w:type="spellEnd"/>
        <w:r w:rsidR="00EF3CFF">
          <w:t xml:space="preserve"> und</w:t>
        </w:r>
      </w:ins>
      <w:ins w:id="109" w:author="Suk-Be Jang" w:date="2020-08-19T10:10:00Z">
        <w:r w:rsidR="00EF3CFF">
          <w:t xml:space="preserve"> entstammen der Online Karriereseiten.</w:t>
        </w:r>
      </w:ins>
      <w:ins w:id="110" w:author="Suk-Be Jang" w:date="2020-08-19T10:12:00Z">
        <w:r w:rsidR="00EF3CFF">
          <w:t xml:space="preserve"> </w:t>
        </w:r>
      </w:ins>
    </w:p>
    <w:p w:rsidR="002535E4" w:rsidRPr="00EF3CFF" w:rsidRDefault="00EF3CFF" w:rsidP="002535E4">
      <w:pPr>
        <w:rPr>
          <w:rPrChange w:id="111" w:author="Suk-Be Jang" w:date="2020-08-19T10:09:00Z">
            <w:rPr/>
          </w:rPrChange>
        </w:rPr>
      </w:pPr>
      <w:ins w:id="112" w:author="Suk-Be Jang" w:date="2020-08-19T10:12:00Z">
        <w:r>
          <w:t xml:space="preserve">Allerdings haben </w:t>
        </w:r>
      </w:ins>
      <w:ins w:id="113" w:author="Suk-Be Jang" w:date="2020-08-19T10:13:00Z">
        <w:r>
          <w:t>h</w:t>
        </w:r>
      </w:ins>
      <w:ins w:id="114" w:author="Suk-Be Jang" w:date="2020-08-19T10:12:00Z">
        <w:r>
          <w:t>eader</w:t>
        </w:r>
      </w:ins>
      <w:ins w:id="115" w:author="Suk-Be Jang" w:date="2020-08-19T10:13:00Z">
        <w:r>
          <w:t>.html</w:t>
        </w:r>
      </w:ins>
      <w:ins w:id="116" w:author="Suk-Be Jang" w:date="2020-08-19T10:12:00Z">
        <w:r>
          <w:t xml:space="preserve"> und </w:t>
        </w:r>
      </w:ins>
      <w:ins w:id="117" w:author="Suk-Be Jang" w:date="2020-08-19T10:13:00Z">
        <w:r>
          <w:t>f</w:t>
        </w:r>
      </w:ins>
      <w:ins w:id="118" w:author="Suk-Be Jang" w:date="2020-08-19T10:12:00Z">
        <w:r>
          <w:t>ooter</w:t>
        </w:r>
      </w:ins>
      <w:ins w:id="119" w:author="Suk-Be Jang" w:date="2020-08-19T10:13:00Z">
        <w:r>
          <w:t>.html</w:t>
        </w:r>
      </w:ins>
      <w:ins w:id="120" w:author="Suk-Be Jang" w:date="2020-08-19T10:12:00Z">
        <w:r>
          <w:t xml:space="preserve"> </w:t>
        </w:r>
      </w:ins>
      <w:ins w:id="121" w:author="Suk-Be Jang" w:date="2020-08-19T10:13:00Z">
        <w:r>
          <w:t>das gleiche DOM Struktur und Styling wie die</w:t>
        </w:r>
      </w:ins>
      <w:ins w:id="122" w:author="Suk-Be Jang" w:date="2020-08-19T10:14:00Z">
        <w:r>
          <w:t xml:space="preserve"> Stellenanzeigen </w:t>
        </w:r>
        <w:proofErr w:type="spellStart"/>
        <w:r>
          <w:t>mustache</w:t>
        </w:r>
        <w:proofErr w:type="spellEnd"/>
        <w:r>
          <w:t xml:space="preserve"> </w:t>
        </w:r>
        <w:proofErr w:type="spellStart"/>
        <w:r>
          <w:t>partials</w:t>
        </w:r>
        <w:proofErr w:type="spellEnd"/>
        <w:r>
          <w:t xml:space="preserve"> </w:t>
        </w:r>
        <w:proofErr w:type="spellStart"/>
        <w:r>
          <w:t>header</w:t>
        </w:r>
        <w:proofErr w:type="spellEnd"/>
        <w:r>
          <w:t xml:space="preserve"> und </w:t>
        </w:r>
        <w:proofErr w:type="spellStart"/>
        <w:r>
          <w:t>footer</w:t>
        </w:r>
        <w:proofErr w:type="spellEnd"/>
        <w:r>
          <w:t xml:space="preserve">. </w:t>
        </w:r>
      </w:ins>
      <w:proofErr w:type="spellStart"/>
      <w:ins w:id="123" w:author="Suk-Be Jang" w:date="2020-08-19T10:15:00Z">
        <w:r w:rsidR="009D0C47">
          <w:t>Partials</w:t>
        </w:r>
        <w:proofErr w:type="spellEnd"/>
        <w:r w:rsidR="009D0C47">
          <w:t xml:space="preserve"> und HTML Templates müssen synchron bleiben, da es während der User Journey Wechsel zwischen dynam</w:t>
        </w:r>
      </w:ins>
      <w:ins w:id="124" w:author="Suk-Be Jang" w:date="2020-08-19T10:16:00Z">
        <w:r w:rsidR="009D0C47">
          <w:t>ischen Webseiten und Stellenanzeigen geben kann</w:t>
        </w:r>
      </w:ins>
      <w:ins w:id="125" w:author="Suk-Be Jang" w:date="2020-08-19T10:15:00Z">
        <w:r w:rsidR="009D0C47">
          <w:t>.</w:t>
        </w:r>
      </w:ins>
    </w:p>
    <w:p w:rsidR="002535E4" w:rsidRPr="00EF3CFF" w:rsidRDefault="002535E4" w:rsidP="00EE70EF">
      <w:pPr>
        <w:pStyle w:val="berschrift2"/>
        <w:rPr>
          <w:rPrChange w:id="126" w:author="Suk-Be Jang" w:date="2020-08-19T10:12:00Z">
            <w:rPr/>
          </w:rPrChange>
        </w:rPr>
      </w:pPr>
      <w:r w:rsidRPr="00EF3CFF">
        <w:rPr>
          <w:rPrChange w:id="127" w:author="Suk-Be Jang" w:date="2020-08-19T10:12:00Z">
            <w:rPr/>
          </w:rPrChange>
        </w:rPr>
        <w:t xml:space="preserve">Styling </w:t>
      </w:r>
    </w:p>
    <w:p w:rsidR="00C416F9" w:rsidRPr="00C416F9" w:rsidRDefault="00C416F9" w:rsidP="00C416F9">
      <w:pPr>
        <w:pStyle w:val="berschrift2"/>
      </w:pPr>
      <w:r w:rsidRPr="00C416F9">
        <w:t xml:space="preserve">CSS </w:t>
      </w:r>
      <w:proofErr w:type="spellStart"/>
      <w:r w:rsidRPr="00C416F9">
        <w:t>caching</w:t>
      </w:r>
      <w:proofErr w:type="spellEnd"/>
    </w:p>
    <w:p w:rsidR="00C416F9" w:rsidDel="00640556" w:rsidRDefault="00C416F9" w:rsidP="00640556">
      <w:pPr>
        <w:pStyle w:val="StandardWeb"/>
        <w:shd w:val="clear" w:color="auto" w:fill="FFFFFF"/>
        <w:spacing w:before="150" w:beforeAutospacing="0" w:after="0" w:afterAutospacing="0"/>
        <w:rPr>
          <w:del w:id="128" w:author="Suk-Be Jang" w:date="2020-08-19T10:18:00Z"/>
          <w:rFonts w:ascii="Segoe UI" w:hAnsi="Segoe UI" w:cs="Segoe UI"/>
          <w:color w:val="172B4D"/>
          <w:sz w:val="21"/>
          <w:szCs w:val="21"/>
        </w:rPr>
      </w:pPr>
      <w:r>
        <w:rPr>
          <w:rFonts w:ascii="Segoe UI" w:hAnsi="Segoe UI" w:cs="Segoe UI"/>
          <w:color w:val="172B4D"/>
          <w:sz w:val="21"/>
          <w:szCs w:val="21"/>
        </w:rPr>
        <w:t xml:space="preserve">Umantis bietet </w:t>
      </w:r>
      <w:proofErr w:type="spellStart"/>
      <w:r>
        <w:rPr>
          <w:rFonts w:ascii="Segoe UI" w:hAnsi="Segoe UI" w:cs="Segoe UI"/>
          <w:color w:val="172B4D"/>
          <w:sz w:val="21"/>
          <w:szCs w:val="21"/>
        </w:rPr>
        <w:t>die Möglichkeit</w:t>
      </w:r>
      <w:proofErr w:type="spellEnd"/>
      <w:r>
        <w:rPr>
          <w:rFonts w:ascii="Segoe UI" w:hAnsi="Segoe UI" w:cs="Segoe UI"/>
          <w:color w:val="172B4D"/>
          <w:sz w:val="21"/>
          <w:szCs w:val="21"/>
        </w:rPr>
        <w:t xml:space="preserve"> eigene CSS Dateien hochzuladen. </w:t>
      </w:r>
      <w:ins w:id="129" w:author="Suk-Be Jang" w:date="2020-08-19T10:19:00Z">
        <w:r w:rsidR="00640556">
          <w:rPr>
            <w:rFonts w:ascii="Segoe UI" w:hAnsi="Segoe UI" w:cs="Segoe UI"/>
            <w:color w:val="172B4D"/>
            <w:sz w:val="21"/>
            <w:szCs w:val="21"/>
          </w:rPr>
          <w:t xml:space="preserve">Die dann als </w:t>
        </w:r>
        <w:proofErr w:type="spellStart"/>
        <w:r w:rsidR="00640556">
          <w:rPr>
            <w:rFonts w:ascii="Segoe UI" w:hAnsi="Segoe UI" w:cs="Segoe UI"/>
            <w:color w:val="172B4D"/>
            <w:sz w:val="21"/>
            <w:szCs w:val="21"/>
          </w:rPr>
          <w:t>asset</w:t>
        </w:r>
        <w:proofErr w:type="spellEnd"/>
        <w:r w:rsidR="00640556">
          <w:rPr>
            <w:rFonts w:ascii="Segoe UI" w:hAnsi="Segoe UI" w:cs="Segoe UI"/>
            <w:color w:val="172B4D"/>
            <w:sz w:val="21"/>
            <w:szCs w:val="21"/>
          </w:rPr>
          <w:t xml:space="preserve"> in die HTML Templates eingebunden werden kann. </w:t>
        </w:r>
      </w:ins>
      <w:del w:id="130" w:author="Suk-Be Jang" w:date="2020-08-19T10:18:00Z">
        <w:r w:rsidDel="00640556">
          <w:rPr>
            <w:rFonts w:ascii="Segoe UI" w:hAnsi="Segoe UI" w:cs="Segoe UI"/>
            <w:color w:val="172B4D"/>
            <w:sz w:val="21"/>
            <w:szCs w:val="21"/>
          </w:rPr>
          <w:delText>Über ein Formularfeld kann hier CSS Code eingepflegt werden, der das CSS von Umantis überschreibt. Dieses eingepflegte CSS nennt umantis external.css. Über diese practice gibt es auch eine online Dokumentation von umantis.</w:delText>
        </w:r>
      </w:del>
    </w:p>
    <w:p w:rsidR="00640556" w:rsidRDefault="00640556" w:rsidP="00C416F9">
      <w:pPr>
        <w:pStyle w:val="StandardWeb"/>
        <w:shd w:val="clear" w:color="auto" w:fill="FFFFFF"/>
        <w:spacing w:before="150" w:beforeAutospacing="0" w:after="0" w:afterAutospacing="0"/>
        <w:rPr>
          <w:ins w:id="131" w:author="Suk-Be Jang" w:date="2020-08-19T10:19:00Z"/>
          <w:rFonts w:ascii="Segoe UI" w:hAnsi="Segoe UI" w:cs="Segoe UI"/>
          <w:color w:val="172B4D"/>
          <w:sz w:val="21"/>
          <w:szCs w:val="21"/>
        </w:rPr>
      </w:pPr>
    </w:p>
    <w:p w:rsidR="00640556" w:rsidRDefault="00C416F9" w:rsidP="00640556">
      <w:pPr>
        <w:pStyle w:val="StandardWeb"/>
        <w:shd w:val="clear" w:color="auto" w:fill="FFFFFF"/>
        <w:spacing w:before="150" w:beforeAutospacing="0" w:after="0" w:afterAutospacing="0"/>
        <w:rPr>
          <w:ins w:id="132" w:author="Suk-Be Jang" w:date="2020-08-19T10:25:00Z"/>
          <w:rFonts w:ascii="Segoe UI" w:hAnsi="Segoe UI" w:cs="Segoe UI"/>
          <w:color w:val="172B4D"/>
          <w:sz w:val="21"/>
          <w:szCs w:val="21"/>
        </w:rPr>
      </w:pPr>
      <w:del w:id="133" w:author="Suk-Be Jang" w:date="2020-08-19T10:20:00Z">
        <w:r w:rsidDel="00640556">
          <w:rPr>
            <w:rFonts w:ascii="Segoe UI" w:hAnsi="Segoe UI" w:cs="Segoe UI"/>
            <w:color w:val="172B4D"/>
            <w:sz w:val="21"/>
            <w:szCs w:val="21"/>
          </w:rPr>
          <w:delText>Davon rate i</w:delText>
        </w:r>
      </w:del>
      <w:ins w:id="134" w:author="Suk-Be Jang" w:date="2020-08-19T10:20:00Z">
        <w:r w:rsidR="00640556">
          <w:rPr>
            <w:rFonts w:ascii="Segoe UI" w:hAnsi="Segoe UI" w:cs="Segoe UI"/>
            <w:color w:val="172B4D"/>
            <w:sz w:val="21"/>
            <w:szCs w:val="21"/>
          </w:rPr>
          <w:t>I</w:t>
        </w:r>
      </w:ins>
      <w:r>
        <w:rPr>
          <w:rFonts w:ascii="Segoe UI" w:hAnsi="Segoe UI" w:cs="Segoe UI"/>
          <w:color w:val="172B4D"/>
          <w:sz w:val="21"/>
          <w:szCs w:val="21"/>
        </w:rPr>
        <w:t xml:space="preserve">ch </w:t>
      </w:r>
      <w:ins w:id="135" w:author="Suk-Be Jang" w:date="2020-08-19T10:20:00Z">
        <w:r w:rsidR="00640556">
          <w:rPr>
            <w:rFonts w:ascii="Segoe UI" w:hAnsi="Segoe UI" w:cs="Segoe UI"/>
            <w:color w:val="172B4D"/>
            <w:sz w:val="21"/>
            <w:szCs w:val="21"/>
          </w:rPr>
          <w:t xml:space="preserve">rate </w:t>
        </w:r>
      </w:ins>
      <w:del w:id="136" w:author="Suk-Be Jang" w:date="2020-08-19T10:21:00Z">
        <w:r w:rsidDel="00640556">
          <w:rPr>
            <w:rFonts w:ascii="Segoe UI" w:hAnsi="Segoe UI" w:cs="Segoe UI"/>
            <w:color w:val="172B4D"/>
            <w:sz w:val="21"/>
            <w:szCs w:val="21"/>
          </w:rPr>
          <w:delText xml:space="preserve">dringend </w:delText>
        </w:r>
      </w:del>
      <w:ins w:id="137" w:author="Suk-Be Jang" w:date="2020-08-19T10:21:00Z">
        <w:r w:rsidR="00640556">
          <w:rPr>
            <w:rFonts w:ascii="Segoe UI" w:hAnsi="Segoe UI" w:cs="Segoe UI"/>
            <w:color w:val="172B4D"/>
            <w:sz w:val="21"/>
            <w:szCs w:val="21"/>
          </w:rPr>
          <w:t>aus Performance Grü</w:t>
        </w:r>
      </w:ins>
      <w:ins w:id="138" w:author="Suk-Be Jang" w:date="2020-08-19T10:22:00Z">
        <w:r w:rsidR="00640556">
          <w:rPr>
            <w:rFonts w:ascii="Segoe UI" w:hAnsi="Segoe UI" w:cs="Segoe UI"/>
            <w:color w:val="172B4D"/>
            <w:sz w:val="21"/>
            <w:szCs w:val="21"/>
          </w:rPr>
          <w:t xml:space="preserve">nden </w:t>
        </w:r>
      </w:ins>
      <w:del w:id="139" w:author="Suk-Be Jang" w:date="2020-08-19T10:20:00Z">
        <w:r w:rsidDel="00640556">
          <w:rPr>
            <w:rFonts w:ascii="Segoe UI" w:hAnsi="Segoe UI" w:cs="Segoe UI"/>
            <w:color w:val="172B4D"/>
            <w:sz w:val="21"/>
            <w:szCs w:val="21"/>
          </w:rPr>
          <w:delText>ab</w:delText>
        </w:r>
      </w:del>
      <w:ins w:id="140" w:author="Suk-Be Jang" w:date="2020-08-19T10:20:00Z">
        <w:r w:rsidR="00640556">
          <w:rPr>
            <w:rFonts w:ascii="Segoe UI" w:hAnsi="Segoe UI" w:cs="Segoe UI"/>
            <w:color w:val="172B4D"/>
            <w:sz w:val="21"/>
            <w:szCs w:val="21"/>
          </w:rPr>
          <w:t>davon ab</w:t>
        </w:r>
      </w:ins>
      <w:ins w:id="141" w:author="Suk-Be Jang" w:date="2020-08-19T10:23:00Z">
        <w:r w:rsidR="00640556">
          <w:rPr>
            <w:rFonts w:ascii="Segoe UI" w:hAnsi="Segoe UI" w:cs="Segoe UI"/>
            <w:color w:val="172B4D"/>
            <w:sz w:val="21"/>
            <w:szCs w:val="21"/>
          </w:rPr>
          <w:t xml:space="preserve">, außerdem werden die </w:t>
        </w:r>
        <w:proofErr w:type="spellStart"/>
        <w:r w:rsidR="00640556">
          <w:rPr>
            <w:rFonts w:ascii="Segoe UI" w:hAnsi="Segoe UI" w:cs="Segoe UI"/>
            <w:color w:val="172B4D"/>
            <w:sz w:val="21"/>
            <w:szCs w:val="21"/>
          </w:rPr>
          <w:t>assets</w:t>
        </w:r>
        <w:proofErr w:type="spellEnd"/>
        <w:r w:rsidR="00640556">
          <w:rPr>
            <w:rFonts w:ascii="Segoe UI" w:hAnsi="Segoe UI" w:cs="Segoe UI"/>
            <w:color w:val="172B4D"/>
            <w:sz w:val="21"/>
            <w:szCs w:val="21"/>
          </w:rPr>
          <w:t xml:space="preserve"> von umantis nicht mit ei</w:t>
        </w:r>
      </w:ins>
      <w:ins w:id="142" w:author="Suk-Be Jang" w:date="2020-08-19T10:24:00Z">
        <w:r w:rsidR="00640556">
          <w:rPr>
            <w:rFonts w:ascii="Segoe UI" w:hAnsi="Segoe UI" w:cs="Segoe UI"/>
            <w:color w:val="172B4D"/>
            <w:sz w:val="21"/>
            <w:szCs w:val="21"/>
          </w:rPr>
          <w:t>n</w:t>
        </w:r>
      </w:ins>
      <w:ins w:id="143" w:author="Suk-Be Jang" w:date="2020-08-19T10:23:00Z">
        <w:r w:rsidR="00640556">
          <w:rPr>
            <w:rFonts w:ascii="Segoe UI" w:hAnsi="Segoe UI" w:cs="Segoe UI"/>
            <w:color w:val="172B4D"/>
            <w:sz w:val="21"/>
            <w:szCs w:val="21"/>
          </w:rPr>
          <w:t xml:space="preserve">deutiger ID </w:t>
        </w:r>
      </w:ins>
      <w:ins w:id="144" w:author="Suk-Be Jang" w:date="2020-08-19T10:24:00Z">
        <w:r w:rsidR="00640556">
          <w:rPr>
            <w:rFonts w:ascii="Segoe UI" w:hAnsi="Segoe UI" w:cs="Segoe UI"/>
            <w:color w:val="172B4D"/>
            <w:sz w:val="21"/>
            <w:szCs w:val="21"/>
          </w:rPr>
          <w:t xml:space="preserve">versehen, so dass der Browser nicht mitbekommt ob ein </w:t>
        </w:r>
        <w:proofErr w:type="spellStart"/>
        <w:r w:rsidR="00640556">
          <w:rPr>
            <w:rFonts w:ascii="Segoe UI" w:hAnsi="Segoe UI" w:cs="Segoe UI"/>
            <w:color w:val="172B4D"/>
            <w:sz w:val="21"/>
            <w:szCs w:val="21"/>
          </w:rPr>
          <w:t>asset</w:t>
        </w:r>
        <w:proofErr w:type="spellEnd"/>
        <w:r w:rsidR="00640556">
          <w:rPr>
            <w:rFonts w:ascii="Segoe UI" w:hAnsi="Segoe UI" w:cs="Segoe UI"/>
            <w:color w:val="172B4D"/>
            <w:sz w:val="21"/>
            <w:szCs w:val="21"/>
          </w:rPr>
          <w:t xml:space="preserve"> aktualisiert wurde</w:t>
        </w:r>
      </w:ins>
      <w:r>
        <w:rPr>
          <w:rFonts w:ascii="Segoe UI" w:hAnsi="Segoe UI" w:cs="Segoe UI"/>
          <w:color w:val="172B4D"/>
          <w:sz w:val="21"/>
          <w:szCs w:val="21"/>
        </w:rPr>
        <w:t xml:space="preserve">. </w:t>
      </w:r>
    </w:p>
    <w:p w:rsidR="00C416F9" w:rsidDel="00640556" w:rsidRDefault="00640556" w:rsidP="00640556">
      <w:pPr>
        <w:pStyle w:val="StandardWeb"/>
        <w:shd w:val="clear" w:color="auto" w:fill="FFFFFF"/>
        <w:spacing w:before="150" w:beforeAutospacing="0" w:after="0" w:afterAutospacing="0"/>
        <w:rPr>
          <w:del w:id="145" w:author="Suk-Be Jang" w:date="2020-08-19T10:22:00Z"/>
          <w:rFonts w:ascii="Segoe UI" w:hAnsi="Segoe UI" w:cs="Segoe UI"/>
          <w:color w:val="172B4D"/>
          <w:sz w:val="21"/>
          <w:szCs w:val="21"/>
        </w:rPr>
        <w:pPrChange w:id="146" w:author="Suk-Be Jang" w:date="2020-08-19T10:22:00Z">
          <w:pPr>
            <w:pStyle w:val="StandardWeb"/>
            <w:shd w:val="clear" w:color="auto" w:fill="FFFFFF"/>
            <w:spacing w:before="150" w:beforeAutospacing="0" w:after="0" w:afterAutospacing="0"/>
          </w:pPr>
        </w:pPrChange>
      </w:pPr>
      <w:ins w:id="147" w:author="Suk-Be Jang" w:date="2020-08-19T10:22:00Z">
        <w:r>
          <w:rPr>
            <w:rFonts w:ascii="Segoe UI" w:hAnsi="Segoe UI" w:cs="Segoe UI"/>
            <w:color w:val="172B4D"/>
            <w:sz w:val="21"/>
            <w:szCs w:val="21"/>
          </w:rPr>
          <w:t xml:space="preserve">Wenn möglich </w:t>
        </w:r>
      </w:ins>
      <w:del w:id="148" w:author="Suk-Be Jang" w:date="2020-08-19T10:22:00Z">
        <w:r w:rsidR="00C416F9" w:rsidDel="00640556">
          <w:rPr>
            <w:rFonts w:ascii="Segoe UI" w:hAnsi="Segoe UI" w:cs="Segoe UI"/>
            <w:color w:val="172B4D"/>
            <w:sz w:val="21"/>
            <w:szCs w:val="21"/>
          </w:rPr>
          <w:delText>Denn das das external.css wird von umantis statisch gecached. Das bedeutet, dass user automatisch immer das gecached CSS aus dem Browser angezeigt kriegen auch wenn eine aktuellere CSS Version auf dem Server liegt. Es sei denn er löscht den Cache wovon nicht auszugehen ist. Einen Service die URL zum asset zu aktualisieren bietet umantis nicht an.</w:delText>
        </w:r>
      </w:del>
    </w:p>
    <w:p w:rsidR="00C416F9" w:rsidDel="00640556" w:rsidRDefault="00C416F9" w:rsidP="00640556">
      <w:pPr>
        <w:pStyle w:val="StandardWeb"/>
        <w:shd w:val="clear" w:color="auto" w:fill="FFFFFF"/>
        <w:spacing w:before="150" w:beforeAutospacing="0" w:after="0" w:afterAutospacing="0"/>
        <w:rPr>
          <w:del w:id="149" w:author="Suk-Be Jang" w:date="2020-08-19T10:22:00Z"/>
          <w:rFonts w:ascii="Segoe UI" w:hAnsi="Segoe UI" w:cs="Segoe UI"/>
          <w:color w:val="172B4D"/>
          <w:spacing w:val="-1"/>
          <w:sz w:val="21"/>
          <w:szCs w:val="21"/>
        </w:rPr>
        <w:pPrChange w:id="150" w:author="Suk-Be Jang" w:date="2020-08-19T10:22:00Z">
          <w:pPr>
            <w:pStyle w:val="berschrift4"/>
            <w:shd w:val="clear" w:color="auto" w:fill="FFFFFF"/>
            <w:spacing w:before="150" w:after="150"/>
          </w:pPr>
        </w:pPrChange>
      </w:pPr>
      <w:del w:id="151" w:author="Suk-Be Jang" w:date="2020-08-19T10:22:00Z">
        <w:r w:rsidDel="00640556">
          <w:rPr>
            <w:rFonts w:ascii="Segoe UI" w:hAnsi="Segoe UI" w:cs="Segoe UI"/>
            <w:color w:val="172B4D"/>
            <w:spacing w:val="-1"/>
            <w:sz w:val="21"/>
            <w:szCs w:val="21"/>
          </w:rPr>
          <w:delText>best practice</w:delText>
        </w:r>
      </w:del>
      <w:ins w:id="152" w:author="Suk-Be Jang" w:date="2020-08-19T10:22:00Z">
        <w:r w:rsidR="00640556">
          <w:rPr>
            <w:rFonts w:ascii="Segoe UI" w:hAnsi="Segoe UI" w:cs="Segoe UI"/>
            <w:color w:val="172B4D"/>
            <w:spacing w:val="-1"/>
            <w:sz w:val="21"/>
            <w:szCs w:val="21"/>
          </w:rPr>
          <w:t xml:space="preserve">wird das CSS </w:t>
        </w:r>
      </w:ins>
    </w:p>
    <w:p w:rsidR="00C416F9" w:rsidRDefault="00C416F9" w:rsidP="00640556">
      <w:pPr>
        <w:pStyle w:val="StandardWeb"/>
        <w:shd w:val="clear" w:color="auto" w:fill="FFFFFF"/>
        <w:spacing w:before="150" w:beforeAutospacing="0" w:after="0" w:afterAutospacing="0"/>
        <w:rPr>
          <w:rFonts w:ascii="Segoe UI" w:hAnsi="Segoe UI" w:cs="Segoe UI"/>
          <w:color w:val="172B4D"/>
          <w:sz w:val="21"/>
          <w:szCs w:val="21"/>
        </w:rPr>
        <w:pPrChange w:id="153" w:author="Suk-Be Jang" w:date="2020-08-19T10:22:00Z">
          <w:pPr>
            <w:pStyle w:val="StandardWeb"/>
            <w:shd w:val="clear" w:color="auto" w:fill="FFFFFF"/>
            <w:spacing w:before="150" w:beforeAutospacing="0" w:after="0" w:afterAutospacing="0"/>
          </w:pPr>
        </w:pPrChange>
      </w:pPr>
      <w:del w:id="154" w:author="Suk-Be Jang" w:date="2020-08-19T10:22:00Z">
        <w:r w:rsidDel="00640556">
          <w:rPr>
            <w:rFonts w:ascii="Segoe UI" w:hAnsi="Segoe UI" w:cs="Segoe UI"/>
            <w:color w:val="172B4D"/>
            <w:sz w:val="21"/>
            <w:szCs w:val="21"/>
          </w:rPr>
          <w:delText xml:space="preserve">CSS </w:delText>
        </w:r>
      </w:del>
      <w:r>
        <w:rPr>
          <w:rFonts w:ascii="Segoe UI" w:hAnsi="Segoe UI" w:cs="Segoe UI"/>
          <w:color w:val="172B4D"/>
          <w:sz w:val="21"/>
          <w:szCs w:val="21"/>
        </w:rPr>
        <w:t xml:space="preserve">in den Header </w:t>
      </w:r>
      <w:ins w:id="155" w:author="Suk-Be Jang" w:date="2020-08-19T10:22:00Z">
        <w:r w:rsidR="00640556">
          <w:rPr>
            <w:rFonts w:ascii="Segoe UI" w:hAnsi="Segoe UI" w:cs="Segoe UI"/>
            <w:color w:val="172B4D"/>
            <w:sz w:val="21"/>
            <w:szCs w:val="21"/>
          </w:rPr>
          <w:t>geschrieben (</w:t>
        </w:r>
      </w:ins>
      <w:ins w:id="156" w:author="Suk-Be Jang" w:date="2020-08-19T10:18:00Z">
        <w:r w:rsidR="00640556">
          <w:rPr>
            <w:rFonts w:ascii="Segoe UI" w:hAnsi="Segoe UI" w:cs="Segoe UI"/>
            <w:color w:val="172B4D"/>
            <w:sz w:val="21"/>
            <w:szCs w:val="21"/>
          </w:rPr>
          <w:t>header.html und footer.html</w:t>
        </w:r>
      </w:ins>
      <w:ins w:id="157" w:author="Suk-Be Jang" w:date="2020-08-19T10:23:00Z">
        <w:r w:rsidR="00640556">
          <w:rPr>
            <w:rFonts w:ascii="Segoe UI" w:hAnsi="Segoe UI" w:cs="Segoe UI"/>
            <w:color w:val="172B4D"/>
            <w:sz w:val="21"/>
            <w:szCs w:val="21"/>
          </w:rPr>
          <w:t>)</w:t>
        </w:r>
      </w:ins>
      <w:del w:id="158" w:author="Suk-Be Jang" w:date="2020-08-19T10:23:00Z">
        <w:r w:rsidDel="00640556">
          <w:rPr>
            <w:rFonts w:ascii="Segoe UI" w:hAnsi="Segoe UI" w:cs="Segoe UI"/>
            <w:color w:val="172B4D"/>
            <w:sz w:val="21"/>
            <w:szCs w:val="21"/>
          </w:rPr>
          <w:delText>schreiben</w:delText>
        </w:r>
      </w:del>
      <w:r>
        <w:rPr>
          <w:rFonts w:ascii="Segoe UI" w:hAnsi="Segoe UI" w:cs="Segoe UI"/>
          <w:color w:val="172B4D"/>
          <w:sz w:val="21"/>
          <w:szCs w:val="21"/>
        </w:rPr>
        <w:t>.</w:t>
      </w:r>
    </w:p>
    <w:p w:rsidR="00C416F9" w:rsidRDefault="00C416F9" w:rsidP="00C416F9">
      <w:pPr>
        <w:pStyle w:val="StandardWeb"/>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Dies gilt für die dynamischen Templates und die Stellenanzeigen Templates (</w:t>
      </w:r>
      <w:proofErr w:type="spellStart"/>
      <w:r>
        <w:rPr>
          <w:rFonts w:ascii="Segoe UI" w:hAnsi="Segoe UI" w:cs="Segoe UI"/>
          <w:color w:val="172B4D"/>
          <w:sz w:val="21"/>
          <w:szCs w:val="21"/>
        </w:rPr>
        <w:t>theme</w:t>
      </w:r>
      <w:proofErr w:type="spellEnd"/>
      <w:r>
        <w:rPr>
          <w:rFonts w:ascii="Segoe UI" w:hAnsi="Segoe UI" w:cs="Segoe UI"/>
          <w:color w:val="172B4D"/>
          <w:sz w:val="21"/>
          <w:szCs w:val="21"/>
        </w:rPr>
        <w:t xml:space="preserve"> </w:t>
      </w:r>
      <w:proofErr w:type="spellStart"/>
      <w:r>
        <w:rPr>
          <w:rFonts w:ascii="Segoe UI" w:hAnsi="Segoe UI" w:cs="Segoe UI"/>
          <w:color w:val="172B4D"/>
          <w:sz w:val="21"/>
          <w:szCs w:val="21"/>
        </w:rPr>
        <w:t>employer</w:t>
      </w:r>
      <w:proofErr w:type="spellEnd"/>
      <w:r>
        <w:rPr>
          <w:rFonts w:ascii="Segoe UI" w:hAnsi="Segoe UI" w:cs="Segoe UI"/>
          <w:color w:val="172B4D"/>
          <w:sz w:val="21"/>
          <w:szCs w:val="21"/>
        </w:rPr>
        <w:t xml:space="preserve"> </w:t>
      </w:r>
      <w:proofErr w:type="spellStart"/>
      <w:r>
        <w:rPr>
          <w:rFonts w:ascii="Segoe UI" w:hAnsi="Segoe UI" w:cs="Segoe UI"/>
          <w:color w:val="172B4D"/>
          <w:sz w:val="21"/>
          <w:szCs w:val="21"/>
        </w:rPr>
        <w:t>campaign</w:t>
      </w:r>
      <w:proofErr w:type="spellEnd"/>
      <w:r>
        <w:rPr>
          <w:rFonts w:ascii="Segoe UI" w:hAnsi="Segoe UI" w:cs="Segoe UI"/>
          <w:color w:val="172B4D"/>
          <w:sz w:val="21"/>
          <w:szCs w:val="21"/>
        </w:rPr>
        <w:t>).</w:t>
      </w:r>
    </w:p>
    <w:p w:rsidR="00C416F9" w:rsidRDefault="00C416F9" w:rsidP="00C416F9">
      <w:pPr>
        <w:pStyle w:val="berschrift4"/>
        <w:shd w:val="clear" w:color="auto" w:fill="FFFFFF"/>
        <w:spacing w:before="150" w:after="150"/>
        <w:rPr>
          <w:rFonts w:ascii="Segoe UI" w:hAnsi="Segoe UI" w:cs="Segoe UI"/>
          <w:color w:val="172B4D"/>
          <w:spacing w:val="-1"/>
          <w:sz w:val="21"/>
          <w:szCs w:val="21"/>
        </w:rPr>
      </w:pPr>
      <w:proofErr w:type="spellStart"/>
      <w:r>
        <w:rPr>
          <w:rFonts w:ascii="Segoe UI" w:hAnsi="Segoe UI" w:cs="Segoe UI"/>
          <w:color w:val="172B4D"/>
          <w:spacing w:val="-1"/>
          <w:sz w:val="21"/>
          <w:szCs w:val="21"/>
        </w:rPr>
        <w:t>bad</w:t>
      </w:r>
      <w:proofErr w:type="spellEnd"/>
      <w:r>
        <w:rPr>
          <w:rFonts w:ascii="Segoe UI" w:hAnsi="Segoe UI" w:cs="Segoe UI"/>
          <w:color w:val="172B4D"/>
          <w:spacing w:val="-1"/>
          <w:sz w:val="21"/>
          <w:szCs w:val="21"/>
        </w:rPr>
        <w:t xml:space="preserve"> </w:t>
      </w:r>
      <w:proofErr w:type="spellStart"/>
      <w:r>
        <w:rPr>
          <w:rFonts w:ascii="Segoe UI" w:hAnsi="Segoe UI" w:cs="Segoe UI"/>
          <w:color w:val="172B4D"/>
          <w:spacing w:val="-1"/>
          <w:sz w:val="21"/>
          <w:szCs w:val="21"/>
        </w:rPr>
        <w:t>practice</w:t>
      </w:r>
      <w:proofErr w:type="spellEnd"/>
    </w:p>
    <w:p w:rsidR="00C416F9" w:rsidRDefault="00C416F9" w:rsidP="00C416F9">
      <w:pPr>
        <w:pStyle w:val="StandardWeb"/>
        <w:shd w:val="clear" w:color="auto" w:fill="FFFFFF"/>
        <w:spacing w:before="150" w:beforeAutospacing="0" w:after="0" w:afterAutospacing="0"/>
        <w:rPr>
          <w:ins w:id="159" w:author="Suk-Be Jang" w:date="2020-08-19T10:29:00Z"/>
          <w:rFonts w:ascii="Segoe UI" w:hAnsi="Segoe UI" w:cs="Segoe UI"/>
          <w:color w:val="172B4D"/>
          <w:sz w:val="21"/>
          <w:szCs w:val="21"/>
        </w:rPr>
      </w:pPr>
      <w:del w:id="160" w:author="Suk-Be Jang" w:date="2020-08-19T10:25:00Z">
        <w:r w:rsidDel="00D72408">
          <w:rPr>
            <w:rFonts w:ascii="Segoe UI" w:hAnsi="Segoe UI" w:cs="Segoe UI"/>
            <w:color w:val="172B4D"/>
            <w:sz w:val="21"/>
            <w:szCs w:val="21"/>
          </w:rPr>
          <w:delText>wird für die dynamischen Templates und die Stellenanzeigen Templates (theme responsiveDesign) Templates genutzt (Stand Oktober 2019)</w:delText>
        </w:r>
      </w:del>
      <w:ins w:id="161" w:author="Suk-Be Jang" w:date="2020-08-19T10:25:00Z">
        <w:r w:rsidR="00D72408">
          <w:rPr>
            <w:rFonts w:ascii="Segoe UI" w:hAnsi="Segoe UI" w:cs="Segoe UI"/>
            <w:color w:val="172B4D"/>
            <w:sz w:val="21"/>
            <w:szCs w:val="21"/>
          </w:rPr>
          <w:t>Allerdings auch alternativlos ist das Styling der „Content</w:t>
        </w:r>
      </w:ins>
      <w:ins w:id="162" w:author="Suk-Be Jang" w:date="2020-08-19T10:26:00Z">
        <w:r w:rsidR="00D72408">
          <w:rPr>
            <w:rFonts w:ascii="Segoe UI" w:hAnsi="Segoe UI" w:cs="Segoe UI"/>
            <w:color w:val="172B4D"/>
            <w:sz w:val="21"/>
            <w:szCs w:val="21"/>
          </w:rPr>
          <w:t xml:space="preserve"> Seiten“ der </w:t>
        </w:r>
        <w:proofErr w:type="spellStart"/>
        <w:r w:rsidR="00D72408">
          <w:rPr>
            <w:rFonts w:ascii="Segoe UI" w:hAnsi="Segoe UI" w:cs="Segoe UI"/>
            <w:color w:val="172B4D"/>
            <w:sz w:val="21"/>
            <w:szCs w:val="21"/>
          </w:rPr>
          <w:t>Iframes</w:t>
        </w:r>
        <w:proofErr w:type="spellEnd"/>
        <w:r w:rsidR="00D72408">
          <w:rPr>
            <w:rFonts w:ascii="Segoe UI" w:hAnsi="Segoe UI" w:cs="Segoe UI"/>
            <w:color w:val="172B4D"/>
            <w:sz w:val="21"/>
            <w:szCs w:val="21"/>
          </w:rPr>
          <w:t xml:space="preserve"> über ein Text Eingabe Feld der Redaktionsoberfläche</w:t>
        </w:r>
      </w:ins>
      <w:r>
        <w:rPr>
          <w:rFonts w:ascii="Segoe UI" w:hAnsi="Segoe UI" w:cs="Segoe UI"/>
          <w:color w:val="172B4D"/>
          <w:sz w:val="21"/>
          <w:szCs w:val="21"/>
        </w:rPr>
        <w:t>.</w:t>
      </w:r>
      <w:ins w:id="163" w:author="Suk-Be Jang" w:date="2020-08-19T10:27:00Z">
        <w:r w:rsidR="00D72408">
          <w:rPr>
            <w:rFonts w:ascii="Segoe UI" w:hAnsi="Segoe UI" w:cs="Segoe UI"/>
            <w:color w:val="172B4D"/>
            <w:sz w:val="21"/>
            <w:szCs w:val="21"/>
          </w:rPr>
          <w:t xml:space="preserve"> Hier wird das gesamte </w:t>
        </w:r>
        <w:proofErr w:type="spellStart"/>
        <w:r w:rsidR="00D72408">
          <w:rPr>
            <w:rFonts w:ascii="Segoe UI" w:hAnsi="Segoe UI" w:cs="Segoe UI"/>
            <w:color w:val="172B4D"/>
            <w:sz w:val="21"/>
            <w:szCs w:val="21"/>
          </w:rPr>
          <w:t>css</w:t>
        </w:r>
        <w:proofErr w:type="spellEnd"/>
        <w:r w:rsidR="00D72408">
          <w:rPr>
            <w:rFonts w:ascii="Segoe UI" w:hAnsi="Segoe UI" w:cs="Segoe UI"/>
            <w:color w:val="172B4D"/>
            <w:sz w:val="21"/>
            <w:szCs w:val="21"/>
          </w:rPr>
          <w:t xml:space="preserve"> </w:t>
        </w:r>
      </w:ins>
      <w:ins w:id="164" w:author="Suk-Be Jang" w:date="2020-08-19T10:28:00Z">
        <w:r w:rsidR="00D72408">
          <w:rPr>
            <w:rFonts w:ascii="Segoe UI" w:hAnsi="Segoe UI" w:cs="Segoe UI"/>
            <w:color w:val="172B4D"/>
            <w:sz w:val="21"/>
            <w:szCs w:val="21"/>
          </w:rPr>
          <w:t xml:space="preserve">(main.css) </w:t>
        </w:r>
      </w:ins>
      <w:ins w:id="165" w:author="Suk-Be Jang" w:date="2020-08-19T10:27:00Z">
        <w:r w:rsidR="00D72408">
          <w:rPr>
            <w:rFonts w:ascii="Segoe UI" w:hAnsi="Segoe UI" w:cs="Segoe UI"/>
            <w:color w:val="172B4D"/>
            <w:sz w:val="21"/>
            <w:szCs w:val="21"/>
          </w:rPr>
          <w:t>der C</w:t>
        </w:r>
      </w:ins>
      <w:ins w:id="166" w:author="Suk-Be Jang" w:date="2020-08-19T10:28:00Z">
        <w:r w:rsidR="00D72408">
          <w:rPr>
            <w:rFonts w:ascii="Segoe UI" w:hAnsi="Segoe UI" w:cs="Segoe UI"/>
            <w:color w:val="172B4D"/>
            <w:sz w:val="21"/>
            <w:szCs w:val="21"/>
          </w:rPr>
          <w:t>ontent Seiten als Code eingegeben (Copy &amp; Paste).</w:t>
        </w:r>
      </w:ins>
    </w:p>
    <w:p w:rsidR="00D72408" w:rsidRDefault="00D72408" w:rsidP="00C416F9">
      <w:pPr>
        <w:pStyle w:val="StandardWeb"/>
        <w:shd w:val="clear" w:color="auto" w:fill="FFFFFF"/>
        <w:spacing w:before="150" w:beforeAutospacing="0" w:after="0" w:afterAutospacing="0"/>
        <w:rPr>
          <w:rFonts w:ascii="Segoe UI" w:hAnsi="Segoe UI" w:cs="Segoe UI"/>
          <w:color w:val="172B4D"/>
          <w:sz w:val="21"/>
          <w:szCs w:val="21"/>
        </w:rPr>
      </w:pPr>
      <w:ins w:id="167" w:author="Suk-Be Jang" w:date="2020-08-19T10:29:00Z">
        <w:r>
          <w:rPr>
            <w:rFonts w:ascii="Segoe UI" w:hAnsi="Segoe UI" w:cs="Segoe UI"/>
            <w:color w:val="172B4D"/>
            <w:sz w:val="21"/>
            <w:szCs w:val="21"/>
          </w:rPr>
          <w:t xml:space="preserve">Daraus generiert das umantis CMS eine external.css, die der Browser trotz </w:t>
        </w:r>
      </w:ins>
      <w:ins w:id="168" w:author="Suk-Be Jang" w:date="2020-08-19T10:30:00Z">
        <w:r>
          <w:rPr>
            <w:rFonts w:ascii="Segoe UI" w:hAnsi="Segoe UI" w:cs="Segoe UI"/>
            <w:color w:val="172B4D"/>
            <w:sz w:val="21"/>
            <w:szCs w:val="21"/>
          </w:rPr>
          <w:t>Aktualisierung nicht als aktuell erkennen kann.</w:t>
        </w:r>
      </w:ins>
      <w:ins w:id="169" w:author="Suk-Be Jang" w:date="2020-08-19T10:31:00Z">
        <w:r w:rsidR="00DC5876">
          <w:rPr>
            <w:rFonts w:ascii="Segoe UI" w:hAnsi="Segoe UI" w:cs="Segoe UI"/>
            <w:color w:val="172B4D"/>
            <w:sz w:val="21"/>
            <w:szCs w:val="21"/>
          </w:rPr>
          <w:t xml:space="preserve"> F</w:t>
        </w:r>
      </w:ins>
      <w:ins w:id="170" w:author="Suk-Be Jang" w:date="2020-08-19T10:32:00Z">
        <w:r w:rsidR="00DC5876">
          <w:rPr>
            <w:rFonts w:ascii="Segoe UI" w:hAnsi="Segoe UI" w:cs="Segoe UI"/>
            <w:color w:val="172B4D"/>
            <w:sz w:val="21"/>
            <w:szCs w:val="21"/>
          </w:rPr>
          <w:t>ü</w:t>
        </w:r>
      </w:ins>
      <w:ins w:id="171" w:author="Suk-Be Jang" w:date="2020-08-19T10:31:00Z">
        <w:r w:rsidR="00DC5876">
          <w:rPr>
            <w:rFonts w:ascii="Segoe UI" w:hAnsi="Segoe UI" w:cs="Segoe UI"/>
            <w:color w:val="172B4D"/>
            <w:sz w:val="21"/>
            <w:szCs w:val="21"/>
          </w:rPr>
          <w:t>r die Live</w:t>
        </w:r>
      </w:ins>
      <w:ins w:id="172" w:author="Suk-Be Jang" w:date="2020-08-19T10:32:00Z">
        <w:r w:rsidR="00DC5876">
          <w:rPr>
            <w:rFonts w:ascii="Segoe UI" w:hAnsi="Segoe UI" w:cs="Segoe UI"/>
            <w:color w:val="172B4D"/>
            <w:sz w:val="21"/>
            <w:szCs w:val="21"/>
          </w:rPr>
          <w:t xml:space="preserve"> Tests muss der Browser Cache geleert werden.</w:t>
        </w:r>
      </w:ins>
    </w:p>
    <w:p w:rsidR="00C416F9" w:rsidDel="00D72408" w:rsidRDefault="00C416F9" w:rsidP="00EE70EF">
      <w:pPr>
        <w:pStyle w:val="berschrift2"/>
        <w:rPr>
          <w:del w:id="173" w:author="Suk-Be Jang" w:date="2020-08-19T10:29:00Z"/>
          <w:rFonts w:ascii="Segoe UI" w:hAnsi="Segoe UI" w:cs="Segoe UI"/>
          <w:color w:val="172B4D"/>
          <w:sz w:val="21"/>
          <w:szCs w:val="21"/>
        </w:rPr>
      </w:pPr>
      <w:del w:id="174" w:author="Suk-Be Jang" w:date="2020-08-19T10:29:00Z">
        <w:r w:rsidDel="00D72408">
          <w:rPr>
            <w:rFonts w:ascii="Segoe UI" w:hAnsi="Segoe UI" w:cs="Segoe UI"/>
            <w:color w:val="172B4D"/>
            <w:sz w:val="21"/>
            <w:szCs w:val="21"/>
          </w:rPr>
          <w:delText>external.css wird eingesetzt (siehe Browser style inspector)</w:delText>
        </w:r>
      </w:del>
    </w:p>
    <w:p w:rsidR="00D72408" w:rsidRPr="00D72408" w:rsidRDefault="00D72408" w:rsidP="00D72408">
      <w:pPr>
        <w:rPr>
          <w:ins w:id="175" w:author="Suk-Be Jang" w:date="2020-08-19T10:29:00Z"/>
          <w:rPrChange w:id="176" w:author="Suk-Be Jang" w:date="2020-08-19T10:29:00Z">
            <w:rPr>
              <w:ins w:id="177" w:author="Suk-Be Jang" w:date="2020-08-19T10:29:00Z"/>
              <w:rFonts w:ascii="Segoe UI" w:hAnsi="Segoe UI" w:cs="Segoe UI"/>
              <w:color w:val="172B4D"/>
              <w:sz w:val="21"/>
              <w:szCs w:val="21"/>
            </w:rPr>
          </w:rPrChange>
        </w:rPr>
        <w:pPrChange w:id="178" w:author="Suk-Be Jang" w:date="2020-08-19T10:29:00Z">
          <w:pPr>
            <w:numPr>
              <w:numId w:val="4"/>
            </w:numPr>
            <w:shd w:val="clear" w:color="auto" w:fill="FFFFFF"/>
            <w:tabs>
              <w:tab w:val="num" w:pos="720"/>
            </w:tabs>
            <w:spacing w:before="100" w:beforeAutospacing="1" w:after="100" w:afterAutospacing="1" w:line="240" w:lineRule="auto"/>
            <w:ind w:left="450" w:right="450" w:hanging="360"/>
          </w:pPr>
        </w:pPrChange>
      </w:pPr>
    </w:p>
    <w:p w:rsidR="00C416F9" w:rsidDel="00D72408" w:rsidRDefault="00C416F9" w:rsidP="00C416F9">
      <w:pPr>
        <w:numPr>
          <w:ilvl w:val="0"/>
          <w:numId w:val="4"/>
        </w:numPr>
        <w:shd w:val="clear" w:color="auto" w:fill="FFFFFF"/>
        <w:spacing w:before="100" w:beforeAutospacing="1" w:after="100" w:afterAutospacing="1" w:line="240" w:lineRule="auto"/>
        <w:ind w:left="450" w:right="450"/>
        <w:rPr>
          <w:del w:id="179" w:author="Suk-Be Jang" w:date="2020-08-19T10:29:00Z"/>
          <w:rFonts w:ascii="Segoe UI" w:hAnsi="Segoe UI" w:cs="Segoe UI"/>
          <w:color w:val="172B4D"/>
          <w:sz w:val="21"/>
          <w:szCs w:val="21"/>
        </w:rPr>
      </w:pPr>
      <w:del w:id="180" w:author="Suk-Be Jang" w:date="2020-08-19T10:29:00Z">
        <w:r w:rsidDel="00D72408">
          <w:rPr>
            <w:rFonts w:ascii="Segoe UI" w:hAnsi="Segoe UI" w:cs="Segoe UI"/>
            <w:color w:val="172B4D"/>
            <w:sz w:val="21"/>
            <w:szCs w:val="21"/>
          </w:rPr>
          <w:delText>mit DesignId=00 in der URL kann der von umantis gesetzte Cookie gelöscht werden</w:delText>
        </w:r>
      </w:del>
    </w:p>
    <w:p w:rsidR="00C416F9" w:rsidDel="00D72408" w:rsidRDefault="00C416F9" w:rsidP="00C416F9">
      <w:pPr>
        <w:numPr>
          <w:ilvl w:val="1"/>
          <w:numId w:val="4"/>
        </w:numPr>
        <w:shd w:val="clear" w:color="auto" w:fill="FFFFFF"/>
        <w:spacing w:before="100" w:beforeAutospacing="1" w:after="100" w:afterAutospacing="1" w:line="240" w:lineRule="auto"/>
        <w:ind w:left="900" w:right="900"/>
        <w:rPr>
          <w:del w:id="181" w:author="Suk-Be Jang" w:date="2020-08-19T10:29:00Z"/>
          <w:rFonts w:ascii="Segoe UI" w:hAnsi="Segoe UI" w:cs="Segoe UI"/>
          <w:color w:val="172B4D"/>
          <w:sz w:val="21"/>
          <w:szCs w:val="21"/>
        </w:rPr>
      </w:pPr>
      <w:del w:id="182" w:author="Suk-Be Jang" w:date="2020-08-19T10:29:00Z">
        <w:r w:rsidDel="00D72408">
          <w:rPr>
            <w:rFonts w:ascii="Segoe UI" w:hAnsi="Segoe UI" w:cs="Segoe UI"/>
            <w:color w:val="172B4D"/>
            <w:sz w:val="21"/>
            <w:szCs w:val="21"/>
          </w:rPr>
          <w:delText>das alte external.css wird nicht dem Browser genommen</w:delText>
        </w:r>
      </w:del>
    </w:p>
    <w:p w:rsidR="002535E4" w:rsidRDefault="002535E4" w:rsidP="00EE70EF">
      <w:pPr>
        <w:pStyle w:val="berschrift2"/>
      </w:pPr>
      <w:r>
        <w:t>JavaScripts</w:t>
      </w:r>
    </w:p>
    <w:p w:rsidR="002535E4" w:rsidRDefault="002535E4" w:rsidP="00C02EF8">
      <w:pPr>
        <w:rPr>
          <w:ins w:id="183" w:author="Suk-Be Jang" w:date="2020-08-19T11:35:00Z"/>
        </w:rPr>
      </w:pPr>
      <w:del w:id="184" w:author="Suk-Be Jang" w:date="2020-08-19T11:35:00Z">
        <w:r w:rsidDel="00C02EF8">
          <w:delText>Lsd Fäkasd fäök</w:delText>
        </w:r>
      </w:del>
      <w:ins w:id="185" w:author="Suk-Be Jang" w:date="2020-08-19T11:35:00Z">
        <w:r w:rsidR="00C02EF8">
          <w:t xml:space="preserve">Es gibt drei </w:t>
        </w:r>
        <w:proofErr w:type="gramStart"/>
        <w:r w:rsidR="00C02EF8">
          <w:t>Hauptfunktion</w:t>
        </w:r>
      </w:ins>
      <w:ins w:id="186" w:author="Suk-Be Jang" w:date="2020-08-20T15:46:00Z">
        <w:r w:rsidR="00904639">
          <w:t>alit</w:t>
        </w:r>
      </w:ins>
      <w:ins w:id="187" w:author="Suk-Be Jang" w:date="2020-08-20T15:47:00Z">
        <w:r w:rsidR="00904639">
          <w:t>ät</w:t>
        </w:r>
      </w:ins>
      <w:ins w:id="188" w:author="Suk-Be Jang" w:date="2020-08-19T11:35:00Z">
        <w:r w:rsidR="00C02EF8">
          <w:t>en</w:t>
        </w:r>
        <w:proofErr w:type="gramEnd"/>
        <w:r w:rsidR="00C02EF8">
          <w:t xml:space="preserve"> die die JS Programme erfülle</w:t>
        </w:r>
      </w:ins>
      <w:ins w:id="189" w:author="Suk-Be Jang" w:date="2020-08-19T11:36:00Z">
        <w:r w:rsidR="00C02EF8">
          <w:t>n</w:t>
        </w:r>
      </w:ins>
    </w:p>
    <w:p w:rsidR="00C02EF8" w:rsidRDefault="00C02EF8" w:rsidP="00C02EF8">
      <w:pPr>
        <w:pStyle w:val="Listenabsatz"/>
        <w:numPr>
          <w:ilvl w:val="0"/>
          <w:numId w:val="1"/>
        </w:numPr>
        <w:rPr>
          <w:ins w:id="190" w:author="Suk-Be Jang" w:date="2020-08-19T11:37:00Z"/>
        </w:rPr>
      </w:pPr>
      <w:ins w:id="191" w:author="Suk-Be Jang" w:date="2020-08-19T11:36:00Z">
        <w:r>
          <w:t xml:space="preserve">Per Default ist für den Stellenmarkt keine Überschrift vorgesehen, </w:t>
        </w:r>
      </w:ins>
      <w:ins w:id="192" w:author="Suk-Be Jang" w:date="2020-08-19T11:37:00Z">
        <w:r>
          <w:t>JS C</w:t>
        </w:r>
      </w:ins>
      <w:ins w:id="193" w:author="Suk-Be Jang" w:date="2020-08-19T11:38:00Z">
        <w:r>
          <w:t xml:space="preserve">ode </w:t>
        </w:r>
      </w:ins>
      <w:ins w:id="194" w:author="Suk-Be Jang" w:date="2020-08-19T11:37:00Z">
        <w:r>
          <w:t xml:space="preserve">schreibt die Überschrift </w:t>
        </w:r>
        <w:proofErr w:type="spellStart"/>
        <w:r>
          <w:t>in deutsch</w:t>
        </w:r>
        <w:proofErr w:type="spellEnd"/>
        <w:r>
          <w:t xml:space="preserve"> oder englisch</w:t>
        </w:r>
      </w:ins>
    </w:p>
    <w:p w:rsidR="00C02EF8" w:rsidRDefault="00C02EF8" w:rsidP="00C02EF8">
      <w:pPr>
        <w:pStyle w:val="Listenabsatz"/>
        <w:numPr>
          <w:ilvl w:val="0"/>
          <w:numId w:val="1"/>
        </w:numPr>
        <w:rPr>
          <w:ins w:id="195" w:author="Suk-Be Jang" w:date="2020-08-19T11:41:00Z"/>
        </w:rPr>
      </w:pPr>
      <w:ins w:id="196" w:author="Suk-Be Jang" w:date="2020-08-19T11:38:00Z">
        <w:r>
          <w:t xml:space="preserve">Per Default ist das Styling </w:t>
        </w:r>
      </w:ins>
      <w:ins w:id="197" w:author="Suk-Be Jang" w:date="2020-08-19T11:39:00Z">
        <w:r>
          <w:t xml:space="preserve">der Hilfstexte für die </w:t>
        </w:r>
      </w:ins>
      <w:ins w:id="198" w:author="Suk-Be Jang" w:date="2020-08-19T11:40:00Z">
        <w:r>
          <w:t>Funktionalität der Dateiübermittlung des Bewerbers (</w:t>
        </w:r>
      </w:ins>
      <w:proofErr w:type="spellStart"/>
      <w:ins w:id="199" w:author="Suk-Be Jang" w:date="2020-08-19T11:39:00Z">
        <w:r>
          <w:t>input</w:t>
        </w:r>
      </w:ins>
      <w:proofErr w:type="spellEnd"/>
      <w:ins w:id="200" w:author="Suk-Be Jang" w:date="2020-08-19T11:40:00Z">
        <w:r>
          <w:t>[type=</w:t>
        </w:r>
      </w:ins>
      <w:proofErr w:type="spellStart"/>
      <w:ins w:id="201" w:author="Suk-Be Jang" w:date="2020-08-19T11:39:00Z">
        <w:r>
          <w:t>file</w:t>
        </w:r>
      </w:ins>
      <w:proofErr w:type="spellEnd"/>
      <w:ins w:id="202" w:author="Suk-Be Jang" w:date="2020-08-19T11:40:00Z">
        <w:r>
          <w:t xml:space="preserve">]) anders, </w:t>
        </w:r>
      </w:ins>
      <w:ins w:id="203" w:author="Suk-Be Jang" w:date="2020-08-19T11:41:00Z">
        <w:r>
          <w:t xml:space="preserve">JS Code </w:t>
        </w:r>
        <w:proofErr w:type="spellStart"/>
        <w:r>
          <w:t>styled</w:t>
        </w:r>
        <w:proofErr w:type="spellEnd"/>
        <w:r>
          <w:t xml:space="preserve"> die Position des Hilfstextes nach Design Vorgaben</w:t>
        </w:r>
      </w:ins>
    </w:p>
    <w:p w:rsidR="00C02EF8" w:rsidRDefault="00C02EF8" w:rsidP="00C02EF8">
      <w:pPr>
        <w:pStyle w:val="Listenabsatz"/>
        <w:numPr>
          <w:ilvl w:val="0"/>
          <w:numId w:val="1"/>
        </w:numPr>
        <w:rPr>
          <w:ins w:id="204" w:author="Suk-Be Jang" w:date="2020-08-19T11:49:00Z"/>
        </w:rPr>
      </w:pPr>
      <w:ins w:id="205" w:author="Suk-Be Jang" w:date="2020-08-19T11:42:00Z">
        <w:r>
          <w:t xml:space="preserve">Das </w:t>
        </w:r>
        <w:proofErr w:type="spellStart"/>
        <w:r>
          <w:t>BurgerMenu</w:t>
        </w:r>
        <w:proofErr w:type="spellEnd"/>
        <w:r>
          <w:t xml:space="preserve"> in der header.html wird dynamisch geschrieben, als Orientierungspunkt </w:t>
        </w:r>
      </w:ins>
      <w:ins w:id="206" w:author="Suk-Be Jang" w:date="2020-08-19T11:43:00Z">
        <w:r>
          <w:t>für die Menü</w:t>
        </w:r>
      </w:ins>
      <w:ins w:id="207" w:author="Suk-Be Jang" w:date="2020-08-19T11:48:00Z">
        <w:r w:rsidR="00F93D07">
          <w:t xml:space="preserve"> Inhalte.</w:t>
        </w:r>
      </w:ins>
    </w:p>
    <w:p w:rsidR="00F93D07" w:rsidRDefault="00F93D07" w:rsidP="00F93D07">
      <w:pPr>
        <w:pPrChange w:id="208" w:author="Suk-Be Jang" w:date="2020-08-19T11:49:00Z">
          <w:pPr/>
        </w:pPrChange>
      </w:pPr>
      <w:ins w:id="209" w:author="Suk-Be Jang" w:date="2020-08-19T11:49:00Z">
        <w:r>
          <w:t xml:space="preserve">Die JS Tests sind in </w:t>
        </w:r>
        <w:proofErr w:type="spellStart"/>
        <w:r>
          <w:t>Jest</w:t>
        </w:r>
        <w:proofErr w:type="spellEnd"/>
        <w:r>
          <w:t xml:space="preserve"> geschrieben und haben Dokumentation Charakter</w:t>
        </w:r>
      </w:ins>
      <w:ins w:id="210" w:author="Suk-Be Jang" w:date="2020-08-19T11:50:00Z">
        <w:r>
          <w:t>, die die Programme erläutern.</w:t>
        </w:r>
      </w:ins>
    </w:p>
    <w:p w:rsidR="002535E4" w:rsidRDefault="002535E4" w:rsidP="002535E4">
      <w:pPr>
        <w:pStyle w:val="Titel"/>
      </w:pPr>
      <w:r>
        <w:lastRenderedPageBreak/>
        <w:t>Besonderheiten</w:t>
      </w:r>
    </w:p>
    <w:p w:rsidR="00F61F98" w:rsidRDefault="00F61F98" w:rsidP="00F61F98">
      <w:pPr>
        <w:pStyle w:val="berschrift2"/>
        <w:rPr>
          <w:ins w:id="211" w:author="Suk-Be Jang" w:date="2020-08-19T16:06:00Z"/>
        </w:rPr>
      </w:pPr>
      <w:r w:rsidRPr="002535E4">
        <w:t>Stellenanzeigen</w:t>
      </w:r>
    </w:p>
    <w:p w:rsidR="00673FED" w:rsidRPr="00673FED" w:rsidRDefault="00673FED" w:rsidP="00673FED">
      <w:pPr>
        <w:pStyle w:val="berschrift2"/>
        <w:rPr>
          <w:rPrChange w:id="212" w:author="Suk-Be Jang" w:date="2020-08-19T16:06:00Z">
            <w:rPr/>
          </w:rPrChange>
        </w:rPr>
        <w:pPrChange w:id="213" w:author="Suk-Be Jang" w:date="2020-08-19T16:06:00Z">
          <w:pPr>
            <w:pStyle w:val="berschrift2"/>
          </w:pPr>
        </w:pPrChange>
      </w:pPr>
      <w:ins w:id="214" w:author="Suk-Be Jang" w:date="2020-08-19T16:06:00Z">
        <w:r>
          <w:t>Textblöcke</w:t>
        </w:r>
      </w:ins>
    </w:p>
    <w:p w:rsidR="00972B0E" w:rsidRDefault="00972B0E" w:rsidP="00F61F98">
      <w:pPr>
        <w:rPr>
          <w:ins w:id="215" w:author="Suk-Be Jang" w:date="2020-08-19T11:53:00Z"/>
        </w:rPr>
      </w:pPr>
      <w:ins w:id="216" w:author="Suk-Be Jang" w:date="2020-08-19T11:50:00Z">
        <w:r>
          <w:t>Die Ste</w:t>
        </w:r>
      </w:ins>
      <w:ins w:id="217" w:author="Suk-Be Jang" w:date="2020-08-19T11:51:00Z">
        <w:r>
          <w:t xml:space="preserve">llenanzeigen nutzen Platzhalter für die von der Redaktion genutzten Platzhalter </w:t>
        </w:r>
      </w:ins>
      <w:ins w:id="218" w:author="Suk-Be Jang" w:date="2020-08-19T11:52:00Z">
        <w:r>
          <w:t>Textblöcke. Die Textblöcke h</w:t>
        </w:r>
      </w:ins>
      <w:ins w:id="219" w:author="Suk-Be Jang" w:date="2020-08-19T11:53:00Z">
        <w:r>
          <w:t xml:space="preserve">aben bestimmte Variablen Namen. </w:t>
        </w:r>
      </w:ins>
    </w:p>
    <w:p w:rsidR="00F61F98" w:rsidRDefault="00972B0E" w:rsidP="00F61F98">
      <w:pPr>
        <w:rPr>
          <w:ins w:id="220" w:author="Suk-Be Jang" w:date="2020-08-19T11:58:00Z"/>
        </w:rPr>
      </w:pPr>
      <w:ins w:id="221" w:author="Suk-Be Jang" w:date="2020-08-19T11:52:00Z">
        <w:r>
          <w:t xml:space="preserve">Auf der redaktionellen Oberfläche </w:t>
        </w:r>
      </w:ins>
      <w:ins w:id="222" w:author="Suk-Be Jang" w:date="2020-08-19T11:54:00Z">
        <w:r>
          <w:t xml:space="preserve">können die Variablen Namen angezeigt werden, die </w:t>
        </w:r>
      </w:ins>
      <w:del w:id="223" w:author="Suk-Be Jang" w:date="2020-08-19T11:54:00Z">
        <w:r w:rsidR="00F61F98" w:rsidDel="00972B0E">
          <w:delText>Begrenzung der Anzahl von verfügbaren Textblöcken</w:delText>
        </w:r>
      </w:del>
      <w:ins w:id="224" w:author="Suk-Be Jang" w:date="2020-08-19T11:54:00Z">
        <w:r>
          <w:t>Variablen Name</w:t>
        </w:r>
      </w:ins>
      <w:ins w:id="225" w:author="Suk-Be Jang" w:date="2020-08-19T11:55:00Z">
        <w:r>
          <w:t>n werden in den Stellenanzeigen Templates verwendet.</w:t>
        </w:r>
      </w:ins>
      <w:ins w:id="226" w:author="Suk-Be Jang" w:date="2020-08-19T11:59:00Z">
        <w:r w:rsidR="00AC02C3">
          <w:t xml:space="preserve"> Achtung ist der Variablen Finder aktiviert, dann ist er für alle Redakteure aktiviert und ände</w:t>
        </w:r>
      </w:ins>
      <w:ins w:id="227" w:author="Suk-Be Jang" w:date="2020-08-19T12:00:00Z">
        <w:r w:rsidR="00AC02C3">
          <w:t>rt die Redaktionsoberfläche. Der Variablen Finder sollte nach Nutzung wieder ausgeschaltet werden.</w:t>
        </w:r>
      </w:ins>
    </w:p>
    <w:p w:rsidR="00AC02C3" w:rsidRDefault="00AC02C3" w:rsidP="00F61F98">
      <w:pPr>
        <w:rPr>
          <w:ins w:id="228" w:author="Suk-Be Jang" w:date="2020-08-19T11:54:00Z"/>
        </w:rPr>
      </w:pPr>
      <w:ins w:id="229" w:author="Suk-Be Jang" w:date="2020-08-19T11:58:00Z">
        <w:r>
          <w:t>[Bild Var</w:t>
        </w:r>
      </w:ins>
      <w:ins w:id="230" w:author="Suk-Be Jang" w:date="2020-08-19T11:59:00Z">
        <w:r>
          <w:t xml:space="preserve">iablen Finder ein und </w:t>
        </w:r>
        <w:proofErr w:type="spellStart"/>
        <w:r>
          <w:t>auschalten</w:t>
        </w:r>
      </w:ins>
      <w:proofErr w:type="spellEnd"/>
      <w:ins w:id="231" w:author="Suk-Be Jang" w:date="2020-08-19T11:58:00Z">
        <w:r>
          <w:t>]</w:t>
        </w:r>
      </w:ins>
    </w:p>
    <w:p w:rsidR="00972B0E" w:rsidDel="00673FED" w:rsidRDefault="00AC02C3" w:rsidP="00AC02C3">
      <w:pPr>
        <w:rPr>
          <w:del w:id="232" w:author="Suk-Be Jang" w:date="2020-08-19T11:58:00Z"/>
        </w:rPr>
      </w:pPr>
      <w:ins w:id="233" w:author="Suk-Be Jang" w:date="2020-08-19T11:55:00Z">
        <w:r>
          <w:t>Um individuelle Features zu entwickeln, wird individueller Content benötigt</w:t>
        </w:r>
      </w:ins>
      <w:ins w:id="234" w:author="Suk-Be Jang" w:date="2020-08-19T11:56:00Z">
        <w:r>
          <w:t xml:space="preserve"> </w:t>
        </w:r>
      </w:ins>
      <w:ins w:id="235" w:author="Suk-Be Jang" w:date="2020-08-19T11:54:00Z">
        <w:r w:rsidR="00972B0E">
          <w:t xml:space="preserve">und </w:t>
        </w:r>
      </w:ins>
      <w:ins w:id="236" w:author="Suk-Be Jang" w:date="2020-08-19T11:56:00Z">
        <w:r>
          <w:t xml:space="preserve">dafür können die Textblöcke </w:t>
        </w:r>
      </w:ins>
      <w:ins w:id="237" w:author="Suk-Be Jang" w:date="2020-08-19T11:57:00Z">
        <w:r>
          <w:t xml:space="preserve">der jeweiligen Stellenanzeige </w:t>
        </w:r>
      </w:ins>
      <w:ins w:id="238" w:author="Suk-Be Jang" w:date="2020-08-19T11:56:00Z">
        <w:r>
          <w:t xml:space="preserve">und die API der Stellenanzeigen </w:t>
        </w:r>
      </w:ins>
      <w:ins w:id="239" w:author="Suk-Be Jang" w:date="2020-08-19T11:57:00Z">
        <w:r>
          <w:t xml:space="preserve">Templates </w:t>
        </w:r>
      </w:ins>
      <w:ins w:id="240" w:author="Suk-Be Jang" w:date="2020-08-19T11:56:00Z">
        <w:r>
          <w:t xml:space="preserve">genutzt werden. </w:t>
        </w:r>
      </w:ins>
      <w:ins w:id="241" w:author="Suk-Be Jang" w:date="2020-08-19T11:57:00Z">
        <w:r>
          <w:t xml:space="preserve">Achtung die </w:t>
        </w:r>
      </w:ins>
      <w:ins w:id="242" w:author="Suk-Be Jang" w:date="2020-08-19T11:54:00Z">
        <w:r w:rsidR="00972B0E">
          <w:t xml:space="preserve">Anzahl </w:t>
        </w:r>
      </w:ins>
      <w:ins w:id="243" w:author="Suk-Be Jang" w:date="2020-08-19T11:57:00Z">
        <w:r>
          <w:t>der Textblöcke in der Stellen</w:t>
        </w:r>
      </w:ins>
      <w:ins w:id="244" w:author="Suk-Be Jang" w:date="2020-08-19T11:58:00Z">
        <w:r>
          <w:t xml:space="preserve">zeige ist </w:t>
        </w:r>
      </w:ins>
      <w:ins w:id="245" w:author="Suk-Be Jang" w:date="2020-08-19T11:54:00Z">
        <w:r w:rsidR="00972B0E">
          <w:t xml:space="preserve">begrenzt </w:t>
        </w:r>
      </w:ins>
      <w:ins w:id="246" w:author="Suk-Be Jang" w:date="2020-08-19T11:58:00Z">
        <w:r>
          <w:t>auf</w:t>
        </w:r>
      </w:ins>
      <w:ins w:id="247" w:author="Suk-Be Jang" w:date="2020-08-19T11:54:00Z">
        <w:r w:rsidR="00972B0E">
          <w:t xml:space="preserve"> maximal 8</w:t>
        </w:r>
      </w:ins>
      <w:ins w:id="248" w:author="Suk-Be Jang" w:date="2020-08-19T11:58:00Z">
        <w:r>
          <w:t>. Davon sind 7 in gewohnter Nutzung.</w:t>
        </w:r>
      </w:ins>
    </w:p>
    <w:p w:rsidR="00673FED" w:rsidRDefault="00673FED" w:rsidP="00F61F98">
      <w:pPr>
        <w:rPr>
          <w:ins w:id="249" w:author="Suk-Be Jang" w:date="2020-08-19T16:06:00Z"/>
        </w:rPr>
      </w:pPr>
    </w:p>
    <w:p w:rsidR="00673FED" w:rsidRDefault="00673FED" w:rsidP="00673FED">
      <w:pPr>
        <w:pStyle w:val="berschrift3"/>
        <w:rPr>
          <w:ins w:id="250" w:author="Suk-Be Jang" w:date="2020-08-19T16:06:00Z"/>
        </w:rPr>
        <w:pPrChange w:id="251" w:author="Suk-Be Jang" w:date="2020-08-19T16:09:00Z">
          <w:pPr/>
        </w:pPrChange>
      </w:pPr>
      <w:ins w:id="252" w:author="Suk-Be Jang" w:date="2020-08-19T16:06:00Z">
        <w:r>
          <w:t>Anzeigenschaltung</w:t>
        </w:r>
      </w:ins>
    </w:p>
    <w:p w:rsidR="00F61F98" w:rsidRPr="00F61F98" w:rsidDel="00AC02C3" w:rsidRDefault="00673FED" w:rsidP="00F61F98">
      <w:pPr>
        <w:rPr>
          <w:del w:id="253" w:author="Suk-Be Jang" w:date="2020-08-19T11:58:00Z"/>
        </w:rPr>
      </w:pPr>
      <w:ins w:id="254" w:author="Suk-Be Jang" w:date="2020-08-19T16:07:00Z">
        <w:r>
          <w:t xml:space="preserve">Stellenanzeigen werden auf Job Portalen geschaltet, </w:t>
        </w:r>
      </w:ins>
      <w:ins w:id="255" w:author="Suk-Be Jang" w:date="2020-08-19T16:08:00Z">
        <w:r>
          <w:t xml:space="preserve">z.B. </w:t>
        </w:r>
        <w:proofErr w:type="spellStart"/>
        <w:r>
          <w:t>xing</w:t>
        </w:r>
        <w:proofErr w:type="spellEnd"/>
        <w:r>
          <w:t xml:space="preserve">, </w:t>
        </w:r>
        <w:proofErr w:type="spellStart"/>
        <w:r>
          <w:t>stepstone</w:t>
        </w:r>
        <w:proofErr w:type="spellEnd"/>
        <w:r>
          <w:t xml:space="preserve">. Auf </w:t>
        </w:r>
        <w:proofErr w:type="spellStart"/>
        <w:r>
          <w:t>jobWare</w:t>
        </w:r>
        <w:proofErr w:type="spellEnd"/>
        <w:r>
          <w:t xml:space="preserve"> ist es vorg</w:t>
        </w:r>
      </w:ins>
      <w:ins w:id="256" w:author="Suk-Be Jang" w:date="2020-08-19T16:09:00Z">
        <w:r>
          <w:t xml:space="preserve">ekommen, dass der </w:t>
        </w:r>
      </w:ins>
      <w:proofErr w:type="spellStart"/>
      <w:ins w:id="257" w:author="Suk-Be Jang" w:date="2020-08-19T16:07:00Z">
        <w:r>
          <w:t>Webfont</w:t>
        </w:r>
        <w:proofErr w:type="spellEnd"/>
        <w:r>
          <w:t xml:space="preserve"> </w:t>
        </w:r>
      </w:ins>
      <w:ins w:id="258" w:author="Suk-Be Jang" w:date="2020-08-19T16:11:00Z">
        <w:r>
          <w:t>(aus Sicherheitstechnischen Gründen</w:t>
        </w:r>
      </w:ins>
      <w:ins w:id="259" w:author="Suk-Be Jang" w:date="2020-08-19T16:12:00Z">
        <w:r w:rsidR="00EB5C1F">
          <w:t xml:space="preserve"> vom Portal</w:t>
        </w:r>
      </w:ins>
      <w:ins w:id="260" w:author="Suk-Be Jang" w:date="2020-08-19T16:11:00Z">
        <w:r>
          <w:t xml:space="preserve">) </w:t>
        </w:r>
      </w:ins>
      <w:ins w:id="261" w:author="Suk-Be Jang" w:date="2020-08-19T16:08:00Z">
        <w:r>
          <w:t xml:space="preserve">nicht </w:t>
        </w:r>
      </w:ins>
      <w:ins w:id="262" w:author="Suk-Be Jang" w:date="2020-08-19T16:09:00Z">
        <w:r>
          <w:t>geladen werden konnte.</w:t>
        </w:r>
      </w:ins>
      <w:ins w:id="263" w:author="Suk-Be Jang" w:date="2020-08-19T16:12:00Z">
        <w:r w:rsidR="00EB5C1F">
          <w:t xml:space="preserve"> D</w:t>
        </w:r>
      </w:ins>
      <w:ins w:id="264" w:author="Suk-Be Jang" w:date="2020-08-19T16:13:00Z">
        <w:r w:rsidR="00EB5C1F">
          <w:t xml:space="preserve">ie </w:t>
        </w:r>
        <w:proofErr w:type="spellStart"/>
        <w:r w:rsidR="00EB5C1F">
          <w:t>UKomm</w:t>
        </w:r>
        <w:proofErr w:type="spellEnd"/>
        <w:r w:rsidR="00EB5C1F">
          <w:t xml:space="preserve"> als Design verantwortliche Stimme hat dem zugestimmt.</w:t>
        </w:r>
      </w:ins>
      <w:del w:id="265" w:author="Suk-Be Jang" w:date="2020-08-19T11:58:00Z">
        <w:r w:rsidR="00F61F98" w:rsidDel="00AC02C3">
          <w:delText>Variablen Finder</w:delText>
        </w:r>
      </w:del>
    </w:p>
    <w:p w:rsidR="00F61F98" w:rsidRDefault="00F61F98" w:rsidP="00AC02C3">
      <w:pPr>
        <w:pPrChange w:id="266" w:author="Suk-Be Jang" w:date="2020-08-19T11:58:00Z">
          <w:pPr>
            <w:pStyle w:val="berschrift2"/>
          </w:pPr>
        </w:pPrChange>
      </w:pPr>
    </w:p>
    <w:p w:rsidR="002535E4" w:rsidRDefault="002535E4" w:rsidP="00EE70EF">
      <w:pPr>
        <w:pStyle w:val="berschrift2"/>
      </w:pPr>
      <w:r>
        <w:t>Umantis Styling API dynamische Webseiten</w:t>
      </w:r>
    </w:p>
    <w:p w:rsidR="002535E4" w:rsidRDefault="002535E4" w:rsidP="002535E4">
      <w:del w:id="267" w:author="Suk-Be Jang" w:date="2020-08-19T12:01:00Z">
        <w:r w:rsidDel="000F6065">
          <w:delText>Dynamische Webseiten</w:delText>
        </w:r>
      </w:del>
      <w:ins w:id="268" w:author="Suk-Be Jang" w:date="2020-08-19T12:01:00Z">
        <w:r w:rsidR="000F6065">
          <w:t>Die SCSS Module werden über die Scout-App (</w:t>
        </w:r>
      </w:ins>
      <w:proofErr w:type="spellStart"/>
      <w:ins w:id="269" w:author="Suk-Be Jang" w:date="2020-08-19T12:02:00Z">
        <w:r w:rsidR="000F6065">
          <w:t>Transpiler</w:t>
        </w:r>
        <w:proofErr w:type="spellEnd"/>
        <w:r w:rsidR="000F6065">
          <w:t xml:space="preserve"> Tool, benötigt eine separate Installation</w:t>
        </w:r>
      </w:ins>
      <w:ins w:id="270" w:author="Suk-Be Jang" w:date="2020-08-19T12:04:00Z">
        <w:r w:rsidR="000F6065">
          <w:t xml:space="preserve">, </w:t>
        </w:r>
        <w:r w:rsidR="000F6065">
          <w:fldChar w:fldCharType="begin"/>
        </w:r>
        <w:r w:rsidR="000F6065">
          <w:instrText xml:space="preserve"> HYPERLINK "https://scout-app.io/" </w:instrText>
        </w:r>
        <w:r w:rsidR="000F6065">
          <w:fldChar w:fldCharType="separate"/>
        </w:r>
        <w:r w:rsidR="000F6065">
          <w:rPr>
            <w:rStyle w:val="Hyperlink"/>
          </w:rPr>
          <w:t>https://scout-app.io/</w:t>
        </w:r>
        <w:r w:rsidR="000F6065">
          <w:fldChar w:fldCharType="end"/>
        </w:r>
      </w:ins>
      <w:ins w:id="271" w:author="Suk-Be Jang" w:date="2020-08-19T12:01:00Z">
        <w:r w:rsidR="000F6065">
          <w:t xml:space="preserve">) </w:t>
        </w:r>
        <w:proofErr w:type="spellStart"/>
        <w:r w:rsidR="000F6065">
          <w:t>com</w:t>
        </w:r>
      </w:ins>
      <w:ins w:id="272" w:author="Suk-Be Jang" w:date="2020-08-19T12:02:00Z">
        <w:r w:rsidR="000F6065">
          <w:t>piliert</w:t>
        </w:r>
        <w:proofErr w:type="spellEnd"/>
        <w:r w:rsidR="000F6065">
          <w:t>.</w:t>
        </w:r>
      </w:ins>
      <w:ins w:id="273" w:author="Suk-Be Jang" w:date="2020-08-19T12:04:00Z">
        <w:r w:rsidR="000F6065">
          <w:t xml:space="preserve"> Es kann auch ein ander</w:t>
        </w:r>
      </w:ins>
      <w:ins w:id="274" w:author="Suk-Be Jang" w:date="2020-08-19T12:05:00Z">
        <w:r w:rsidR="000F6065">
          <w:t>es Tool verwendet werden.</w:t>
        </w:r>
      </w:ins>
    </w:p>
    <w:p w:rsidR="002535E4" w:rsidRPr="002535E4" w:rsidRDefault="002535E4" w:rsidP="00EE70EF">
      <w:pPr>
        <w:pStyle w:val="berschrift2"/>
      </w:pPr>
      <w:r w:rsidRPr="002535E4">
        <w:t xml:space="preserve">Template </w:t>
      </w:r>
      <w:del w:id="275" w:author="Suk-Be Jang" w:date="2020-08-19T12:29:00Z">
        <w:r w:rsidRPr="002535E4" w:rsidDel="00093C05">
          <w:delText xml:space="preserve">Engine </w:delText>
        </w:r>
      </w:del>
      <w:ins w:id="276" w:author="Suk-Be Jang" w:date="2020-08-20T15:51:00Z">
        <w:r w:rsidR="006A7B37">
          <w:t>Konfigurator</w:t>
        </w:r>
      </w:ins>
      <w:ins w:id="277" w:author="Suk-Be Jang" w:date="2020-08-19T12:29:00Z">
        <w:r w:rsidR="00093C05" w:rsidRPr="002535E4">
          <w:t xml:space="preserve"> </w:t>
        </w:r>
      </w:ins>
      <w:r w:rsidRPr="002535E4">
        <w:t>Stellenanzeigen</w:t>
      </w:r>
    </w:p>
    <w:p w:rsidR="00FC55B0" w:rsidRDefault="00FC55B0" w:rsidP="002535E4">
      <w:pPr>
        <w:rPr>
          <w:ins w:id="278" w:author="Suk-Be Jang" w:date="2020-08-19T12:16:00Z"/>
        </w:rPr>
      </w:pPr>
      <w:ins w:id="279" w:author="Suk-Be Jang" w:date="2020-08-19T12:16:00Z">
        <w:r>
          <w:t xml:space="preserve">Umantis benötigt für </w:t>
        </w:r>
      </w:ins>
      <w:ins w:id="280" w:author="Suk-Be Jang" w:date="2020-08-19T12:21:00Z">
        <w:r>
          <w:t>JEDE</w:t>
        </w:r>
      </w:ins>
      <w:ins w:id="281" w:author="Suk-Be Jang" w:date="2020-08-19T12:16:00Z">
        <w:r>
          <w:t xml:space="preserve"> Ausprägung einer Stellenanzeige ein eigenes Template.</w:t>
        </w:r>
      </w:ins>
      <w:ins w:id="282" w:author="Suk-Be Jang" w:date="2020-08-19T12:23:00Z">
        <w:r>
          <w:t xml:space="preserve"> </w:t>
        </w:r>
      </w:ins>
    </w:p>
    <w:p w:rsidR="00FC55B0" w:rsidRDefault="00FC55B0" w:rsidP="002535E4">
      <w:pPr>
        <w:rPr>
          <w:ins w:id="283" w:author="Suk-Be Jang" w:date="2020-08-19T12:17:00Z"/>
        </w:rPr>
      </w:pPr>
      <w:ins w:id="284" w:author="Suk-Be Jang" w:date="2020-08-19T12:16:00Z">
        <w:r>
          <w:t>Int</w:t>
        </w:r>
      </w:ins>
      <w:ins w:id="285" w:author="Suk-Be Jang" w:date="2020-08-19T12:17:00Z">
        <w:r>
          <w:t>erne Stellenanzeige</w:t>
        </w:r>
      </w:ins>
    </w:p>
    <w:p w:rsidR="00FC55B0" w:rsidRDefault="00FC55B0" w:rsidP="00FC55B0">
      <w:pPr>
        <w:pStyle w:val="Listenabsatz"/>
        <w:numPr>
          <w:ilvl w:val="0"/>
          <w:numId w:val="1"/>
        </w:numPr>
        <w:rPr>
          <w:ins w:id="286" w:author="Suk-Be Jang" w:date="2020-08-19T12:17:00Z"/>
        </w:rPr>
      </w:pPr>
      <w:ins w:id="287" w:author="Suk-Be Jang" w:date="2020-08-19T12:17:00Z">
        <w:r>
          <w:t>Deutsch</w:t>
        </w:r>
      </w:ins>
    </w:p>
    <w:p w:rsidR="00FC55B0" w:rsidRDefault="00FC55B0" w:rsidP="00FC55B0">
      <w:pPr>
        <w:pStyle w:val="Listenabsatz"/>
        <w:numPr>
          <w:ilvl w:val="0"/>
          <w:numId w:val="1"/>
        </w:numPr>
        <w:rPr>
          <w:ins w:id="288" w:author="Suk-Be Jang" w:date="2020-08-19T12:17:00Z"/>
        </w:rPr>
      </w:pPr>
      <w:ins w:id="289" w:author="Suk-Be Jang" w:date="2020-08-19T12:17:00Z">
        <w:r>
          <w:t>Englisch</w:t>
        </w:r>
      </w:ins>
    </w:p>
    <w:p w:rsidR="00FC55B0" w:rsidRDefault="00FC55B0" w:rsidP="00FC55B0">
      <w:pPr>
        <w:rPr>
          <w:ins w:id="290" w:author="Suk-Be Jang" w:date="2020-08-19T12:17:00Z"/>
        </w:rPr>
      </w:pPr>
      <w:ins w:id="291" w:author="Suk-Be Jang" w:date="2020-08-19T12:17:00Z">
        <w:r>
          <w:t>Externe Stellenanzeige</w:t>
        </w:r>
      </w:ins>
    </w:p>
    <w:p w:rsidR="00FC55B0" w:rsidRDefault="00FC55B0" w:rsidP="00FC55B0">
      <w:pPr>
        <w:pStyle w:val="Listenabsatz"/>
        <w:numPr>
          <w:ilvl w:val="0"/>
          <w:numId w:val="1"/>
        </w:numPr>
        <w:rPr>
          <w:ins w:id="292" w:author="Suk-Be Jang" w:date="2020-08-19T12:17:00Z"/>
        </w:rPr>
      </w:pPr>
      <w:ins w:id="293" w:author="Suk-Be Jang" w:date="2020-08-19T12:17:00Z">
        <w:r>
          <w:t>Deutsch</w:t>
        </w:r>
      </w:ins>
    </w:p>
    <w:p w:rsidR="00FC55B0" w:rsidRDefault="00FC55B0" w:rsidP="00FC55B0">
      <w:pPr>
        <w:pStyle w:val="Listenabsatz"/>
        <w:numPr>
          <w:ilvl w:val="0"/>
          <w:numId w:val="1"/>
        </w:numPr>
        <w:rPr>
          <w:ins w:id="294" w:author="Suk-Be Jang" w:date="2020-08-19T12:16:00Z"/>
        </w:rPr>
        <w:pPrChange w:id="295" w:author="Suk-Be Jang" w:date="2020-08-19T12:17:00Z">
          <w:pPr/>
        </w:pPrChange>
      </w:pPr>
      <w:ins w:id="296" w:author="Suk-Be Jang" w:date="2020-08-19T12:17:00Z">
        <w:r>
          <w:t>Englisch</w:t>
        </w:r>
      </w:ins>
    </w:p>
    <w:p w:rsidR="00FC55B0" w:rsidRDefault="00FC55B0" w:rsidP="002535E4">
      <w:pPr>
        <w:rPr>
          <w:ins w:id="297" w:author="Suk-Be Jang" w:date="2020-08-19T12:18:00Z"/>
        </w:rPr>
      </w:pPr>
      <w:proofErr w:type="spellStart"/>
      <w:ins w:id="298" w:author="Suk-Be Jang" w:date="2020-08-19T12:24:00Z">
        <w:r>
          <w:t>Mapped</w:t>
        </w:r>
        <w:proofErr w:type="spellEnd"/>
        <w:r>
          <w:t xml:space="preserve"> man diese Ausprägungen auf Design Variationen dann erhält man </w:t>
        </w:r>
      </w:ins>
      <w:ins w:id="299" w:author="Suk-Be Jang" w:date="2020-08-19T12:19:00Z">
        <w:r>
          <w:t>1</w:t>
        </w:r>
      </w:ins>
      <w:ins w:id="300" w:author="Suk-Be Jang" w:date="2020-08-19T12:21:00Z">
        <w:r>
          <w:t>9</w:t>
        </w:r>
      </w:ins>
      <w:ins w:id="301" w:author="Suk-Be Jang" w:date="2020-08-19T12:19:00Z">
        <w:r>
          <w:t xml:space="preserve"> </w:t>
        </w:r>
      </w:ins>
      <w:ins w:id="302" w:author="Suk-Be Jang" w:date="2020-08-19T12:24:00Z">
        <w:r>
          <w:t>Stellenanzeigen Templates</w:t>
        </w:r>
      </w:ins>
      <w:ins w:id="303" w:author="Suk-Be Jang" w:date="2020-08-19T12:22:00Z">
        <w:r>
          <w:t xml:space="preserve"> (</w:t>
        </w:r>
      </w:ins>
      <w:ins w:id="304" w:author="Suk-Be Jang" w:date="2020-08-19T12:25:00Z">
        <w:r>
          <w:t>jedes Bann</w:t>
        </w:r>
      </w:ins>
      <w:ins w:id="305" w:author="Suk-Be Jang" w:date="2020-08-19T12:18:00Z">
        <w:r>
          <w:t>er</w:t>
        </w:r>
      </w:ins>
      <w:ins w:id="306" w:author="Suk-Be Jang" w:date="2020-08-19T12:19:00Z">
        <w:r>
          <w:t xml:space="preserve"> </w:t>
        </w:r>
      </w:ins>
      <w:ins w:id="307" w:author="Suk-Be Jang" w:date="2020-08-19T12:22:00Z">
        <w:r>
          <w:t xml:space="preserve">Hero braucht ein eigenes Template, </w:t>
        </w:r>
        <w:r>
          <w:fldChar w:fldCharType="begin"/>
        </w:r>
        <w:r>
          <w:instrText xml:space="preserve"> HYPERLINK "https://confluence.dw.com/display/HREXTERN/E%3A+Template+Organisation" </w:instrText>
        </w:r>
        <w:r>
          <w:fldChar w:fldCharType="separate"/>
        </w:r>
        <w:r>
          <w:rPr>
            <w:rStyle w:val="Hyperlink"/>
          </w:rPr>
          <w:t>https://confluence.dw.com/display/HREXTERN/E%3A+Template+Organisation</w:t>
        </w:r>
        <w:r>
          <w:fldChar w:fldCharType="end"/>
        </w:r>
        <w:r>
          <w:t>)</w:t>
        </w:r>
      </w:ins>
      <w:ins w:id="308" w:author="Suk-Be Jang" w:date="2020-08-19T12:19:00Z">
        <w:r>
          <w:t xml:space="preserve">. </w:t>
        </w:r>
      </w:ins>
    </w:p>
    <w:p w:rsidR="00093C05" w:rsidRDefault="002535E4" w:rsidP="002535E4">
      <w:pPr>
        <w:rPr>
          <w:ins w:id="309" w:author="Suk-Be Jang" w:date="2020-08-19T12:25:00Z"/>
        </w:rPr>
      </w:pPr>
      <w:del w:id="310" w:author="Suk-Be Jang" w:date="2020-08-19T12:05:00Z">
        <w:r w:rsidRPr="00D575A3" w:rsidDel="00D575A3">
          <w:rPr>
            <w:rPrChange w:id="311" w:author="Suk-Be Jang" w:date="2020-08-19T12:05:00Z">
              <w:rPr>
                <w:lang w:val="en-US"/>
              </w:rPr>
            </w:rPrChange>
          </w:rPr>
          <w:delText>Ödlfk #lf Dsf sadlkf</w:delText>
        </w:r>
      </w:del>
      <w:ins w:id="312" w:author="Suk-Be Jang" w:date="2020-08-19T12:25:00Z">
        <w:r w:rsidR="00FC55B0">
          <w:t>D</w:t>
        </w:r>
      </w:ins>
      <w:ins w:id="313" w:author="Suk-Be Jang" w:date="2020-08-19T12:06:00Z">
        <w:r w:rsidR="00D575A3">
          <w:t>ie Tem</w:t>
        </w:r>
      </w:ins>
      <w:ins w:id="314" w:author="Suk-Be Jang" w:date="2020-08-19T12:07:00Z">
        <w:r w:rsidR="00D575A3">
          <w:t>plates gleichen sich</w:t>
        </w:r>
      </w:ins>
      <w:ins w:id="315" w:author="Suk-Be Jang" w:date="2020-08-19T12:25:00Z">
        <w:r w:rsidR="00093C05">
          <w:t xml:space="preserve"> nahezu.</w:t>
        </w:r>
      </w:ins>
      <w:ins w:id="316" w:author="Suk-Be Jang" w:date="2020-08-19T12:07:00Z">
        <w:r w:rsidR="00D575A3">
          <w:t xml:space="preserve"> </w:t>
        </w:r>
      </w:ins>
      <w:ins w:id="317" w:author="Suk-Be Jang" w:date="2020-08-19T12:25:00Z">
        <w:r w:rsidR="00093C05">
          <w:t>P</w:t>
        </w:r>
      </w:ins>
      <w:ins w:id="318" w:author="Suk-Be Jang" w:date="2020-08-19T12:07:00Z">
        <w:r w:rsidR="00D575A3">
          <w:t xml:space="preserve">unktuell gibt es Unterschiede </w:t>
        </w:r>
      </w:ins>
    </w:p>
    <w:p w:rsidR="00093C05" w:rsidRDefault="00D575A3" w:rsidP="00093C05">
      <w:pPr>
        <w:pStyle w:val="Listenabsatz"/>
        <w:numPr>
          <w:ilvl w:val="0"/>
          <w:numId w:val="1"/>
        </w:numPr>
        <w:rPr>
          <w:ins w:id="319" w:author="Suk-Be Jang" w:date="2020-08-19T12:26:00Z"/>
        </w:rPr>
      </w:pPr>
      <w:ins w:id="320" w:author="Suk-Be Jang" w:date="2020-08-19T12:07:00Z">
        <w:r>
          <w:t>CTA Pfade</w:t>
        </w:r>
      </w:ins>
      <w:ins w:id="321" w:author="Suk-Be Jang" w:date="2020-08-19T12:26:00Z">
        <w:r w:rsidR="00093C05">
          <w:t xml:space="preserve"> (zum Stellenmarkt zurück und Bewerbungsformular Links)</w:t>
        </w:r>
      </w:ins>
    </w:p>
    <w:p w:rsidR="00093C05" w:rsidRDefault="00093C05" w:rsidP="00093C05">
      <w:pPr>
        <w:pStyle w:val="Listenabsatz"/>
        <w:numPr>
          <w:ilvl w:val="0"/>
          <w:numId w:val="1"/>
        </w:numPr>
        <w:rPr>
          <w:ins w:id="322" w:author="Suk-Be Jang" w:date="2020-08-19T12:26:00Z"/>
        </w:rPr>
      </w:pPr>
      <w:ins w:id="323" w:author="Suk-Be Jang" w:date="2020-08-19T12:26:00Z">
        <w:r>
          <w:t xml:space="preserve">Banner Hero </w:t>
        </w:r>
      </w:ins>
    </w:p>
    <w:p w:rsidR="002535E4" w:rsidRDefault="00093C05" w:rsidP="00093C05">
      <w:pPr>
        <w:pStyle w:val="Listenabsatz"/>
        <w:numPr>
          <w:ilvl w:val="0"/>
          <w:numId w:val="1"/>
        </w:numPr>
        <w:rPr>
          <w:ins w:id="324" w:author="Suk-Be Jang" w:date="2020-08-19T12:27:00Z"/>
        </w:rPr>
      </w:pPr>
      <w:ins w:id="325" w:author="Suk-Be Jang" w:date="2020-08-19T12:27:00Z">
        <w:r>
          <w:lastRenderedPageBreak/>
          <w:t>Nur</w:t>
        </w:r>
      </w:ins>
      <w:ins w:id="326" w:author="Suk-Be Jang" w:date="2020-08-19T12:14:00Z">
        <w:r w:rsidR="00D575A3">
          <w:t xml:space="preserve"> </w:t>
        </w:r>
      </w:ins>
      <w:ins w:id="327" w:author="Suk-Be Jang" w:date="2020-08-19T12:12:00Z">
        <w:r w:rsidR="00D575A3">
          <w:t>interne Stellenaus</w:t>
        </w:r>
      </w:ins>
      <w:ins w:id="328" w:author="Suk-Be Jang" w:date="2020-08-19T12:14:00Z">
        <w:r w:rsidR="00D575A3">
          <w:t>s</w:t>
        </w:r>
      </w:ins>
      <w:ins w:id="329" w:author="Suk-Be Jang" w:date="2020-08-19T12:12:00Z">
        <w:r w:rsidR="00D575A3">
          <w:t xml:space="preserve">chreibungen </w:t>
        </w:r>
      </w:ins>
      <w:ins w:id="330" w:author="Suk-Be Jang" w:date="2020-08-19T12:27:00Z">
        <w:r>
          <w:t xml:space="preserve">haben </w:t>
        </w:r>
      </w:ins>
      <w:ins w:id="331" w:author="Suk-Be Jang" w:date="2020-08-19T12:12:00Z">
        <w:r w:rsidR="00D575A3">
          <w:t>eine Kennziffer</w:t>
        </w:r>
      </w:ins>
    </w:p>
    <w:p w:rsidR="00093C05" w:rsidRDefault="00093C05" w:rsidP="00093C05">
      <w:pPr>
        <w:rPr>
          <w:ins w:id="332" w:author="Suk-Be Jang" w:date="2020-08-19T12:14:00Z"/>
        </w:rPr>
        <w:pPrChange w:id="333" w:author="Suk-Be Jang" w:date="2020-08-19T12:27:00Z">
          <w:pPr/>
        </w:pPrChange>
      </w:pPr>
      <w:ins w:id="334" w:author="Suk-Be Jang" w:date="2020-08-19T12:28:00Z">
        <w:r>
          <w:t>Die punktuellen Unterschiede können mit de</w:t>
        </w:r>
      </w:ins>
      <w:ins w:id="335" w:author="Suk-Be Jang" w:date="2020-08-19T12:29:00Z">
        <w:r>
          <w:t>m</w:t>
        </w:r>
      </w:ins>
      <w:ins w:id="336" w:author="Suk-Be Jang" w:date="2020-08-19T12:28:00Z">
        <w:r>
          <w:t xml:space="preserve"> Template </w:t>
        </w:r>
      </w:ins>
      <w:ins w:id="337" w:author="Suk-Be Jang" w:date="2020-08-19T12:29:00Z">
        <w:r>
          <w:t>Generator gepflegt werden.</w:t>
        </w:r>
      </w:ins>
    </w:p>
    <w:p w:rsidR="00D575A3" w:rsidRPr="00D575A3" w:rsidDel="00093C05" w:rsidRDefault="00D575A3" w:rsidP="002535E4">
      <w:pPr>
        <w:rPr>
          <w:del w:id="338" w:author="Suk-Be Jang" w:date="2020-08-19T12:29:00Z"/>
          <w:rPrChange w:id="339" w:author="Suk-Be Jang" w:date="2020-08-19T12:05:00Z">
            <w:rPr>
              <w:del w:id="340" w:author="Suk-Be Jang" w:date="2020-08-19T12:29:00Z"/>
              <w:lang w:val="en-US"/>
            </w:rPr>
          </w:rPrChange>
        </w:rPr>
      </w:pPr>
    </w:p>
    <w:p w:rsidR="002535E4" w:rsidRDefault="002535E4" w:rsidP="00EE70EF">
      <w:pPr>
        <w:pStyle w:val="berschrift2"/>
      </w:pPr>
      <w:r>
        <w:t xml:space="preserve">Kampagnen </w:t>
      </w:r>
      <w:r w:rsidR="0042530C">
        <w:t>mit Umantis Design ID</w:t>
      </w:r>
    </w:p>
    <w:p w:rsidR="002535E4" w:rsidRDefault="002535E4" w:rsidP="002535E4">
      <w:del w:id="341" w:author="Suk-Be Jang" w:date="2020-08-19T12:30:00Z">
        <w:r w:rsidDel="00093C05">
          <w:delText>Lsd Fäkasd fäök</w:delText>
        </w:r>
      </w:del>
      <w:ins w:id="342" w:author="Suk-Be Jang" w:date="2020-08-19T12:30:00Z">
        <w:r w:rsidR="00093C05">
          <w:t xml:space="preserve">Kampagnen können über eine Design ID gemessen werden. </w:t>
        </w:r>
      </w:ins>
      <w:ins w:id="343" w:author="Suk-Be Jang" w:date="2020-08-19T12:31:00Z">
        <w:r w:rsidR="00093C05">
          <w:t xml:space="preserve">Mit der Design ID kann ein </w:t>
        </w:r>
      </w:ins>
      <w:ins w:id="344" w:author="Suk-Be Jang" w:date="2020-08-19T12:32:00Z">
        <w:r w:rsidR="00093C05">
          <w:t>individuel</w:t>
        </w:r>
      </w:ins>
      <w:ins w:id="345" w:author="Suk-Be Jang" w:date="2020-08-19T12:33:00Z">
        <w:r w:rsidR="00093C05">
          <w:t xml:space="preserve">ler Header und </w:t>
        </w:r>
        <w:proofErr w:type="spellStart"/>
        <w:r w:rsidR="00093C05">
          <w:t>Footer</w:t>
        </w:r>
        <w:proofErr w:type="spellEnd"/>
        <w:r w:rsidR="00093C05">
          <w:t xml:space="preserve"> für die </w:t>
        </w:r>
      </w:ins>
      <w:ins w:id="346" w:author="Suk-Be Jang" w:date="2020-08-19T12:31:00Z">
        <w:r w:rsidR="00093C05">
          <w:t xml:space="preserve">dynamischen Seiten </w:t>
        </w:r>
      </w:ins>
      <w:ins w:id="347" w:author="Suk-Be Jang" w:date="2020-08-19T12:33:00Z">
        <w:r w:rsidR="00093C05">
          <w:t xml:space="preserve">eingepflegt </w:t>
        </w:r>
      </w:ins>
      <w:ins w:id="348" w:author="Suk-Be Jang" w:date="2020-08-19T12:32:00Z">
        <w:r w:rsidR="00093C05">
          <w:t xml:space="preserve">werden und </w:t>
        </w:r>
      </w:ins>
      <w:ins w:id="349" w:author="Suk-Be Jang" w:date="2020-08-19T12:33:00Z">
        <w:r w:rsidR="00093C05">
          <w:t xml:space="preserve">der Erfolg bzw. Misserfolg </w:t>
        </w:r>
      </w:ins>
      <w:proofErr w:type="spellStart"/>
      <w:ins w:id="350" w:author="Suk-Be Jang" w:date="2020-08-19T12:32:00Z">
        <w:r w:rsidR="00093C05">
          <w:t>getracked</w:t>
        </w:r>
        <w:proofErr w:type="spellEnd"/>
        <w:r w:rsidR="00093C05">
          <w:t xml:space="preserve"> werden. </w:t>
        </w:r>
      </w:ins>
    </w:p>
    <w:p w:rsidR="0085426D" w:rsidRDefault="0085426D" w:rsidP="002535E4">
      <w:r>
        <w:t xml:space="preserve">Bild Weitere Designs [BILD! </w:t>
      </w:r>
      <w:r w:rsidRPr="0085426D">
        <w:t>readme-API-TemplatesRemainingPages-Pfad.jpg</w:t>
      </w:r>
      <w:r>
        <w:t>]</w:t>
      </w:r>
    </w:p>
    <w:p w:rsidR="0042530C" w:rsidRDefault="0042530C" w:rsidP="0042530C">
      <w:pPr>
        <w:pStyle w:val="Titel"/>
      </w:pPr>
      <w:r>
        <w:t>Irritationen</w:t>
      </w:r>
    </w:p>
    <w:p w:rsidR="0042530C" w:rsidRDefault="0042530C" w:rsidP="00EE70EF">
      <w:pPr>
        <w:pStyle w:val="berschrift2"/>
      </w:pPr>
      <w:proofErr w:type="spellStart"/>
      <w:r>
        <w:t>Iframes</w:t>
      </w:r>
      <w:proofErr w:type="spellEnd"/>
      <w:r>
        <w:t>: dynamische Webseiten vs. Stellenanzeigen</w:t>
      </w:r>
    </w:p>
    <w:p w:rsidR="0042530C" w:rsidRDefault="00C44211" w:rsidP="0042530C">
      <w:ins w:id="351" w:author="Suk-Be Jang" w:date="2020-08-19T12:39:00Z">
        <w:r>
          <w:t xml:space="preserve">Das </w:t>
        </w:r>
      </w:ins>
      <w:ins w:id="352" w:author="Suk-Be Jang" w:date="2020-08-19T12:40:00Z">
        <w:r>
          <w:t xml:space="preserve">Template </w:t>
        </w:r>
      </w:ins>
      <w:ins w:id="353" w:author="Suk-Be Jang" w:date="2020-08-19T12:39:00Z">
        <w:r>
          <w:t xml:space="preserve">Redaktionsbackend der </w:t>
        </w:r>
      </w:ins>
      <w:del w:id="354" w:author="Suk-Be Jang" w:date="2020-08-19T12:39:00Z">
        <w:r w:rsidR="0042530C" w:rsidDel="00C44211">
          <w:delText xml:space="preserve">Dynamische </w:delText>
        </w:r>
      </w:del>
      <w:ins w:id="355" w:author="Suk-Be Jang" w:date="2020-08-19T12:39:00Z">
        <w:r>
          <w:t>d</w:t>
        </w:r>
        <w:r>
          <w:t xml:space="preserve">ynamische </w:t>
        </w:r>
      </w:ins>
      <w:r w:rsidR="0042530C">
        <w:t>Webseiten</w:t>
      </w:r>
      <w:ins w:id="356" w:author="Suk-Be Jang" w:date="2020-08-19T12:39:00Z">
        <w:r>
          <w:t xml:space="preserve"> und der Stellenanzeigen </w:t>
        </w:r>
      </w:ins>
      <w:ins w:id="357" w:author="Suk-Be Jang" w:date="2020-08-19T12:40:00Z">
        <w:r>
          <w:t>unterscheidet sich optisch nicht sonderlich</w:t>
        </w:r>
      </w:ins>
      <w:ins w:id="358" w:author="Suk-Be Jang" w:date="2020-08-19T12:41:00Z">
        <w:r>
          <w:t>, ist allerdings Template technisch sehr unterschiedlich.</w:t>
        </w:r>
      </w:ins>
      <w:ins w:id="359" w:author="Suk-Be Jang" w:date="2020-08-19T12:42:00Z">
        <w:r>
          <w:t xml:space="preserve"> Die Unterschied</w:t>
        </w:r>
      </w:ins>
      <w:ins w:id="360" w:author="Suk-Be Jang" w:date="2020-08-19T16:01:00Z">
        <w:r w:rsidR="00511BF3">
          <w:t>e</w:t>
        </w:r>
      </w:ins>
      <w:ins w:id="361" w:author="Suk-Be Jang" w:date="2020-08-19T12:42:00Z">
        <w:r>
          <w:t xml:space="preserve"> lassen sich über die das User Interface und die Live</w:t>
        </w:r>
      </w:ins>
      <w:ins w:id="362" w:author="Suk-Be Jang" w:date="2020-08-19T12:43:00Z">
        <w:r>
          <w:t>ansicht erschließen.</w:t>
        </w:r>
      </w:ins>
    </w:p>
    <w:p w:rsidR="0042530C" w:rsidRPr="002535E4" w:rsidRDefault="0042530C" w:rsidP="00EE70EF">
      <w:pPr>
        <w:pStyle w:val="berschrift2"/>
      </w:pPr>
      <w:r>
        <w:t>Burger Menu</w:t>
      </w:r>
    </w:p>
    <w:p w:rsidR="003A662F" w:rsidRDefault="0042530C" w:rsidP="0042530C">
      <w:pPr>
        <w:rPr>
          <w:ins w:id="363" w:author="Suk-Be Jang" w:date="2020-08-19T16:15:00Z"/>
        </w:rPr>
      </w:pPr>
      <w:del w:id="364" w:author="Suk-Be Jang" w:date="2020-08-19T16:14:00Z">
        <w:r w:rsidDel="003A662F">
          <w:delText>Bugs im</w:delText>
        </w:r>
      </w:del>
      <w:ins w:id="365" w:author="Suk-Be Jang" w:date="2020-08-19T16:14:00Z">
        <w:r w:rsidR="003A662F">
          <w:t>Das</w:t>
        </w:r>
      </w:ins>
      <w:r>
        <w:t xml:space="preserve"> Konzept </w:t>
      </w:r>
      <w:ins w:id="366" w:author="Suk-Be Jang" w:date="2020-08-19T16:14:00Z">
        <w:r w:rsidR="003A662F">
          <w:t xml:space="preserve">des Burger Menus ist leider fehlerhaft. </w:t>
        </w:r>
      </w:ins>
      <w:ins w:id="367" w:author="Suk-Be Jang" w:date="2020-08-19T16:15:00Z">
        <w:r w:rsidR="003A662F">
          <w:t xml:space="preserve">So zeigt es für die Stellenanzeige immer ein Burger Menu an. </w:t>
        </w:r>
      </w:ins>
    </w:p>
    <w:p w:rsidR="0042530C" w:rsidRDefault="003A662F" w:rsidP="0042530C">
      <w:pPr>
        <w:rPr>
          <w:ins w:id="368" w:author="Suk-Be Jang" w:date="2020-08-19T16:18:00Z"/>
        </w:rPr>
      </w:pPr>
      <w:ins w:id="369" w:author="Suk-Be Jang" w:date="2020-08-19T16:15:00Z">
        <w:r>
          <w:t xml:space="preserve">Während die </w:t>
        </w:r>
      </w:ins>
      <w:ins w:id="370" w:author="Suk-Be Jang" w:date="2020-08-19T16:16:00Z">
        <w:r>
          <w:t xml:space="preserve">dynamischen Webseiten nur ein Hauptmenu anzeigen, wenn der User bekannt ist. </w:t>
        </w:r>
      </w:ins>
      <w:ins w:id="371" w:author="Suk-Be Jang" w:date="2020-08-19T16:17:00Z">
        <w:r>
          <w:t xml:space="preserve">Ein </w:t>
        </w:r>
      </w:ins>
      <w:r w:rsidR="0042530C">
        <w:t xml:space="preserve">User </w:t>
      </w:r>
      <w:ins w:id="372" w:author="Suk-Be Jang" w:date="2020-08-19T16:17:00Z">
        <w:r>
          <w:t xml:space="preserve">ist bekannt, wenn er sich auf dem Karriere Portal beworben hatte und dies dem Browser </w:t>
        </w:r>
      </w:ins>
      <w:ins w:id="373" w:author="Suk-Be Jang" w:date="2020-08-19T16:18:00Z">
        <w:r>
          <w:t>auch bekannt ist</w:t>
        </w:r>
      </w:ins>
      <w:ins w:id="374" w:author="Suk-Be Jang" w:date="2020-08-19T16:17:00Z">
        <w:r>
          <w:t xml:space="preserve">. </w:t>
        </w:r>
      </w:ins>
      <w:del w:id="375" w:author="Suk-Be Jang" w:date="2020-08-19T16:18:00Z">
        <w:r w:rsidR="0042530C" w:rsidDel="003A662F">
          <w:delText>Journey, nicht Umsetzbar</w:delText>
        </w:r>
      </w:del>
    </w:p>
    <w:p w:rsidR="003A662F" w:rsidRDefault="003A662F" w:rsidP="0042530C">
      <w:pPr>
        <w:rPr>
          <w:ins w:id="376" w:author="Suk-Be Jang" w:date="2020-08-19T16:20:00Z"/>
        </w:rPr>
      </w:pPr>
      <w:ins w:id="377" w:author="Suk-Be Jang" w:date="2020-08-19T16:18:00Z">
        <w:r>
          <w:t xml:space="preserve">So kann es bei einem direkten Einstieg über die Stellenanzeige </w:t>
        </w:r>
      </w:ins>
      <w:ins w:id="378" w:author="Suk-Be Jang" w:date="2020-08-19T16:19:00Z">
        <w:r>
          <w:t xml:space="preserve">mit Nutzung des Burger Menus </w:t>
        </w:r>
      </w:ins>
      <w:ins w:id="379" w:author="Suk-Be Jang" w:date="2020-08-19T16:20:00Z">
        <w:r>
          <w:t xml:space="preserve">zu Sackgassen in der User Journey kommen. </w:t>
        </w:r>
      </w:ins>
    </w:p>
    <w:p w:rsidR="003A662F" w:rsidRPr="0042530C" w:rsidRDefault="003A662F" w:rsidP="0042530C">
      <w:ins w:id="380" w:author="Suk-Be Jang" w:date="2020-08-19T16:22:00Z">
        <w:r>
          <w:t>Auch ein Verschwinden des Burger Menus ist möglich, wenn ein unbekannter User von der Stellenanzeige zum Stellenportal springt.</w:t>
        </w:r>
      </w:ins>
    </w:p>
    <w:p w:rsidR="0042530C" w:rsidRDefault="0042530C" w:rsidP="00EE70EF">
      <w:pPr>
        <w:pStyle w:val="berschrift2"/>
      </w:pPr>
      <w:r>
        <w:t>Kampagnen mit Umantis Design ID</w:t>
      </w:r>
    </w:p>
    <w:p w:rsidR="0042530C" w:rsidRDefault="0042530C" w:rsidP="0042530C">
      <w:pPr>
        <w:rPr>
          <w:ins w:id="381" w:author="Suk-Be Jang" w:date="2020-08-19T16:23:00Z"/>
        </w:rPr>
      </w:pPr>
      <w:del w:id="382" w:author="Suk-Be Jang" w:date="2020-08-19T16:26:00Z">
        <w:r w:rsidDel="000E36AB">
          <w:delText>Header mit Design ID</w:delText>
        </w:r>
      </w:del>
      <w:ins w:id="383" w:author="Suk-Be Jang" w:date="2020-08-19T16:26:00Z">
        <w:r w:rsidR="000E36AB">
          <w:t xml:space="preserve">Kampagnen sind nicht Bug </w:t>
        </w:r>
      </w:ins>
      <w:ins w:id="384" w:author="Suk-Be Jang" w:date="2020-08-19T16:27:00Z">
        <w:r w:rsidR="000E36AB">
          <w:t xml:space="preserve">frei bedienbar. Dafür musste man das ein oder andere </w:t>
        </w:r>
        <w:proofErr w:type="gramStart"/>
        <w:r w:rsidR="000E36AB">
          <w:t>mal</w:t>
        </w:r>
        <w:proofErr w:type="gramEnd"/>
        <w:r w:rsidR="000E36AB">
          <w:t xml:space="preserve"> den umantis support kontaktieren.</w:t>
        </w:r>
      </w:ins>
      <w:ins w:id="385" w:author="Suk-Be Jang" w:date="2020-08-19T16:28:00Z">
        <w:r w:rsidR="000E36AB">
          <w:t xml:space="preserve"> Umantis hat es auf 2 Jahre betrachtet nicht geschafft e</w:t>
        </w:r>
      </w:ins>
      <w:ins w:id="386" w:author="Suk-Be Jang" w:date="2020-08-19T16:29:00Z">
        <w:r w:rsidR="000E36AB">
          <w:t>ine stabile Lösung zu präsentieren.</w:t>
        </w:r>
      </w:ins>
    </w:p>
    <w:p w:rsidR="000E36AB" w:rsidRDefault="000E36AB" w:rsidP="000E36AB">
      <w:pPr>
        <w:pStyle w:val="berschrift2"/>
        <w:rPr>
          <w:ins w:id="387" w:author="Suk-Be Jang" w:date="2020-08-19T16:27:00Z"/>
        </w:rPr>
        <w:pPrChange w:id="388" w:author="Suk-Be Jang" w:date="2020-08-19T16:28:00Z">
          <w:pPr/>
        </w:pPrChange>
      </w:pPr>
      <w:ins w:id="389" w:author="Suk-Be Jang" w:date="2020-08-19T16:23:00Z">
        <w:r>
          <w:t>Mehrsprachigkeit</w:t>
        </w:r>
      </w:ins>
    </w:p>
    <w:p w:rsidR="000E36AB" w:rsidRDefault="000E36AB" w:rsidP="000E36AB">
      <w:pPr>
        <w:rPr>
          <w:ins w:id="390" w:author="Suk-Be Jang" w:date="2020-08-19T16:23:00Z"/>
        </w:rPr>
        <w:pPrChange w:id="391" w:author="Suk-Be Jang" w:date="2020-08-19T16:29:00Z">
          <w:pPr/>
        </w:pPrChange>
      </w:pPr>
      <w:ins w:id="392" w:author="Suk-Be Jang" w:date="2020-08-19T16:28:00Z">
        <w:r>
          <w:t>Mehrsprachigkeit ist</w:t>
        </w:r>
      </w:ins>
      <w:ins w:id="393" w:author="Suk-Be Jang" w:date="2020-08-19T16:27:00Z">
        <w:r>
          <w:t xml:space="preserve"> nicht Bug frei bedienbar. Dafür musste man das ein oder andere </w:t>
        </w:r>
        <w:proofErr w:type="gramStart"/>
        <w:r>
          <w:t>mal</w:t>
        </w:r>
        <w:proofErr w:type="gramEnd"/>
        <w:r>
          <w:t xml:space="preserve"> den umantis support kontaktieren.</w:t>
        </w:r>
      </w:ins>
      <w:ins w:id="394" w:author="Suk-Be Jang" w:date="2020-08-19T16:29:00Z">
        <w:r>
          <w:t xml:space="preserve"> </w:t>
        </w:r>
        <w:r>
          <w:t>Umantis hat es auf 2 Jahre betrachtet nicht geschafft eine stabile Lösung zu präsentieren.</w:t>
        </w:r>
      </w:ins>
    </w:p>
    <w:p w:rsidR="000E36AB" w:rsidRDefault="000E36AB" w:rsidP="0042530C"/>
    <w:p w:rsidR="00192202" w:rsidRDefault="00192202" w:rsidP="00192202">
      <w:pPr>
        <w:pStyle w:val="Titel"/>
      </w:pPr>
      <w:r>
        <w:t>Kommunikationspartner und Rollen</w:t>
      </w:r>
    </w:p>
    <w:p w:rsidR="00192202" w:rsidRDefault="00192202" w:rsidP="00192202">
      <w:pPr>
        <w:pStyle w:val="StandardWeb"/>
        <w:shd w:val="clear" w:color="auto" w:fill="FFFFFF"/>
        <w:spacing w:before="150" w:beforeAutospacing="0" w:after="0" w:afterAutospacing="0"/>
        <w:rPr>
          <w:rFonts w:ascii="Segoe UI" w:hAnsi="Segoe UI" w:cs="Segoe UI"/>
          <w:color w:val="172B4D"/>
          <w:sz w:val="21"/>
          <w:szCs w:val="21"/>
        </w:rPr>
      </w:pPr>
      <w:r>
        <w:rPr>
          <w:rStyle w:val="Fett"/>
          <w:rFonts w:ascii="Segoe UI" w:eastAsiaTheme="majorEastAsia" w:hAnsi="Segoe UI" w:cs="Segoe UI"/>
          <w:color w:val="172B4D"/>
          <w:sz w:val="21"/>
          <w:szCs w:val="21"/>
        </w:rPr>
        <w:t>Kommunikation mit Umantis</w:t>
      </w:r>
      <w:r>
        <w:rPr>
          <w:rFonts w:ascii="Segoe UI" w:hAnsi="Segoe UI" w:cs="Segoe UI"/>
          <w:color w:val="172B4D"/>
          <w:sz w:val="21"/>
          <w:szCs w:val="21"/>
        </w:rPr>
        <w:t> Berechtigung für die Ticket Erstellung im Ticket System von Umantis</w:t>
      </w:r>
    </w:p>
    <w:p w:rsidR="00192202" w:rsidDel="000E36AB" w:rsidRDefault="00192202" w:rsidP="000E36AB">
      <w:pPr>
        <w:numPr>
          <w:ilvl w:val="0"/>
          <w:numId w:val="2"/>
        </w:numPr>
        <w:shd w:val="clear" w:color="auto" w:fill="FFFFFF"/>
        <w:spacing w:before="100" w:beforeAutospacing="1" w:after="100" w:afterAutospacing="1" w:line="240" w:lineRule="auto"/>
        <w:ind w:left="450" w:right="450"/>
        <w:rPr>
          <w:del w:id="395" w:author="Suk-Be Jang" w:date="2020-08-19T16:29:00Z"/>
          <w:rFonts w:ascii="Segoe UI" w:hAnsi="Segoe UI" w:cs="Segoe UI"/>
          <w:color w:val="172B4D"/>
          <w:sz w:val="21"/>
          <w:szCs w:val="21"/>
        </w:rPr>
        <w:pPrChange w:id="396" w:author="Suk-Be Jang" w:date="2020-08-19T16:29:00Z">
          <w:pPr>
            <w:numPr>
              <w:numId w:val="2"/>
            </w:numPr>
            <w:shd w:val="clear" w:color="auto" w:fill="FFFFFF"/>
            <w:tabs>
              <w:tab w:val="num" w:pos="720"/>
            </w:tabs>
            <w:spacing w:before="100" w:beforeAutospacing="1" w:after="100" w:afterAutospacing="1" w:line="240" w:lineRule="auto"/>
            <w:ind w:left="450" w:right="450" w:hanging="360"/>
          </w:pPr>
        </w:pPrChange>
      </w:pPr>
      <w:del w:id="397" w:author="Suk-Be Jang" w:date="2020-08-19T16:29:00Z">
        <w:r w:rsidDel="000E36AB">
          <w:rPr>
            <w:rFonts w:ascii="Segoe UI" w:hAnsi="Segoe UI" w:cs="Segoe UI"/>
            <w:color w:val="172B4D"/>
            <w:sz w:val="21"/>
            <w:szCs w:val="21"/>
          </w:rPr>
          <w:lastRenderedPageBreak/>
          <w:delText>Dieter Keib</w:delText>
        </w:r>
      </w:del>
      <w:ins w:id="398" w:author="Suk-Be Jang" w:date="2020-08-19T16:29:00Z">
        <w:r w:rsidR="000E36AB">
          <w:rPr>
            <w:rFonts w:ascii="Segoe UI" w:hAnsi="Segoe UI" w:cs="Segoe UI"/>
            <w:color w:val="172B4D"/>
            <w:sz w:val="21"/>
            <w:szCs w:val="21"/>
          </w:rPr>
          <w:t>HR</w:t>
        </w:r>
      </w:ins>
    </w:p>
    <w:p w:rsidR="00192202" w:rsidDel="000E36AB" w:rsidRDefault="00192202" w:rsidP="000E36AB">
      <w:pPr>
        <w:numPr>
          <w:ilvl w:val="0"/>
          <w:numId w:val="2"/>
        </w:numPr>
        <w:shd w:val="clear" w:color="auto" w:fill="FFFFFF"/>
        <w:spacing w:before="100" w:beforeAutospacing="1" w:after="100" w:afterAutospacing="1" w:line="240" w:lineRule="auto"/>
        <w:ind w:left="450" w:right="450"/>
        <w:rPr>
          <w:del w:id="399" w:author="Suk-Be Jang" w:date="2020-08-19T16:29:00Z"/>
          <w:rFonts w:ascii="Segoe UI" w:hAnsi="Segoe UI" w:cs="Segoe UI"/>
          <w:color w:val="172B4D"/>
          <w:sz w:val="21"/>
          <w:szCs w:val="21"/>
        </w:rPr>
        <w:pPrChange w:id="400" w:author="Suk-Be Jang" w:date="2020-08-19T16:29:00Z">
          <w:pPr>
            <w:numPr>
              <w:numId w:val="2"/>
            </w:numPr>
            <w:shd w:val="clear" w:color="auto" w:fill="FFFFFF"/>
            <w:tabs>
              <w:tab w:val="num" w:pos="720"/>
            </w:tabs>
            <w:spacing w:before="100" w:beforeAutospacing="1" w:after="100" w:afterAutospacing="1" w:line="240" w:lineRule="auto"/>
            <w:ind w:left="450" w:right="450" w:hanging="360"/>
          </w:pPr>
        </w:pPrChange>
      </w:pPr>
      <w:del w:id="401" w:author="Suk-Be Jang" w:date="2020-08-19T16:29:00Z">
        <w:r w:rsidDel="000E36AB">
          <w:rPr>
            <w:rFonts w:ascii="Segoe UI" w:hAnsi="Segoe UI" w:cs="Segoe UI"/>
            <w:color w:val="172B4D"/>
            <w:sz w:val="21"/>
            <w:szCs w:val="21"/>
          </w:rPr>
          <w:delText>Christoph Pälmke</w:delText>
        </w:r>
      </w:del>
    </w:p>
    <w:p w:rsidR="00192202" w:rsidRDefault="00192202" w:rsidP="000E36AB">
      <w:pPr>
        <w:numPr>
          <w:ilvl w:val="0"/>
          <w:numId w:val="2"/>
        </w:numPr>
        <w:shd w:val="clear" w:color="auto" w:fill="FFFFFF"/>
        <w:spacing w:before="100" w:beforeAutospacing="1" w:after="100" w:afterAutospacing="1" w:line="240" w:lineRule="auto"/>
        <w:ind w:left="450" w:right="450"/>
        <w:rPr>
          <w:rFonts w:ascii="Segoe UI" w:hAnsi="Segoe UI" w:cs="Segoe UI"/>
          <w:color w:val="172B4D"/>
          <w:sz w:val="21"/>
          <w:szCs w:val="21"/>
        </w:rPr>
        <w:pPrChange w:id="402" w:author="Suk-Be Jang" w:date="2020-08-19T16:29:00Z">
          <w:pPr>
            <w:numPr>
              <w:numId w:val="2"/>
            </w:numPr>
            <w:shd w:val="clear" w:color="auto" w:fill="FFFFFF"/>
            <w:tabs>
              <w:tab w:val="num" w:pos="720"/>
            </w:tabs>
            <w:spacing w:before="100" w:beforeAutospacing="1" w:after="100" w:afterAutospacing="1" w:line="240" w:lineRule="auto"/>
            <w:ind w:left="450" w:right="450" w:hanging="360"/>
          </w:pPr>
        </w:pPrChange>
      </w:pPr>
      <w:del w:id="403" w:author="Suk-Be Jang" w:date="2020-08-19T16:29:00Z">
        <w:r w:rsidDel="000E36AB">
          <w:rPr>
            <w:rFonts w:ascii="Segoe UI" w:hAnsi="Segoe UI" w:cs="Segoe UI"/>
            <w:color w:val="172B4D"/>
            <w:sz w:val="21"/>
            <w:szCs w:val="21"/>
          </w:rPr>
          <w:delText>Hendrik Homölle</w:delText>
        </w:r>
      </w:del>
    </w:p>
    <w:p w:rsidR="00192202" w:rsidRDefault="00192202" w:rsidP="00192202">
      <w:pPr>
        <w:pStyle w:val="StandardWeb"/>
        <w:shd w:val="clear" w:color="auto" w:fill="FFFFFF"/>
        <w:spacing w:before="150" w:beforeAutospacing="0" w:after="0" w:afterAutospacing="0"/>
        <w:rPr>
          <w:rFonts w:ascii="Segoe UI" w:hAnsi="Segoe UI" w:cs="Segoe UI"/>
          <w:color w:val="172B4D"/>
          <w:sz w:val="21"/>
          <w:szCs w:val="21"/>
        </w:rPr>
      </w:pPr>
      <w:r>
        <w:rPr>
          <w:rStyle w:val="Fett"/>
          <w:rFonts w:ascii="Segoe UI" w:eastAsiaTheme="majorEastAsia" w:hAnsi="Segoe UI" w:cs="Segoe UI"/>
          <w:color w:val="172B4D"/>
          <w:sz w:val="21"/>
          <w:szCs w:val="21"/>
        </w:rPr>
        <w:t>Rollen</w:t>
      </w:r>
    </w:p>
    <w:p w:rsidR="00192202" w:rsidRDefault="00192202" w:rsidP="00192202">
      <w:pPr>
        <w:pStyle w:val="StandardWeb"/>
        <w:numPr>
          <w:ilvl w:val="0"/>
          <w:numId w:val="3"/>
        </w:numPr>
        <w:shd w:val="clear" w:color="auto" w:fill="FFFFFF"/>
        <w:spacing w:before="0" w:beforeAutospacing="0" w:after="0" w:afterAutospacing="0"/>
        <w:ind w:left="450" w:right="450"/>
        <w:rPr>
          <w:rFonts w:ascii="Segoe UI" w:hAnsi="Segoe UI" w:cs="Segoe UI"/>
          <w:color w:val="172B4D"/>
          <w:sz w:val="21"/>
          <w:szCs w:val="21"/>
        </w:rPr>
      </w:pPr>
      <w:r>
        <w:rPr>
          <w:rFonts w:ascii="Segoe UI" w:hAnsi="Segoe UI" w:cs="Segoe UI"/>
          <w:color w:val="172B4D"/>
          <w:sz w:val="21"/>
          <w:szCs w:val="21"/>
        </w:rPr>
        <w:t>Dieter Keib</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Beschaffer Umantis Software</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Kontakt zu Account und Projekt Manager von Umantis</w:t>
      </w:r>
    </w:p>
    <w:p w:rsidR="00192202" w:rsidRP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lang w:val="en-US"/>
        </w:rPr>
      </w:pPr>
      <w:r w:rsidRPr="00192202">
        <w:rPr>
          <w:rFonts w:ascii="Segoe UI" w:hAnsi="Segoe UI" w:cs="Segoe UI"/>
          <w:color w:val="172B4D"/>
          <w:sz w:val="21"/>
          <w:szCs w:val="21"/>
          <w:lang w:val="en-US"/>
        </w:rPr>
        <w:t xml:space="preserve">Backend </w:t>
      </w:r>
      <w:proofErr w:type="spellStart"/>
      <w:r w:rsidRPr="00192202">
        <w:rPr>
          <w:rFonts w:ascii="Segoe UI" w:hAnsi="Segoe UI" w:cs="Segoe UI"/>
          <w:color w:val="172B4D"/>
          <w:sz w:val="21"/>
          <w:szCs w:val="21"/>
          <w:lang w:val="en-US"/>
        </w:rPr>
        <w:t>Konfiguration</w:t>
      </w:r>
      <w:proofErr w:type="spellEnd"/>
      <w:r w:rsidRPr="00192202">
        <w:rPr>
          <w:rFonts w:ascii="Segoe UI" w:hAnsi="Segoe UI" w:cs="Segoe UI"/>
          <w:color w:val="172B4D"/>
          <w:sz w:val="21"/>
          <w:szCs w:val="21"/>
          <w:lang w:val="en-US"/>
        </w:rPr>
        <w:t xml:space="preserve"> (Accounts, Backups etc.)</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ist angesiedelt im Bereich Online-Projekte</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Anmerkung ist immer ansprechbar und offen für pragmatische Lösungen</w:t>
      </w:r>
    </w:p>
    <w:p w:rsidR="00192202" w:rsidRDefault="00192202" w:rsidP="00192202">
      <w:pPr>
        <w:pStyle w:val="StandardWeb"/>
        <w:numPr>
          <w:ilvl w:val="0"/>
          <w:numId w:val="3"/>
        </w:numPr>
        <w:shd w:val="clear" w:color="auto" w:fill="FFFFFF"/>
        <w:spacing w:before="0" w:beforeAutospacing="0" w:after="0" w:afterAutospacing="0"/>
        <w:ind w:left="450" w:right="450"/>
        <w:rPr>
          <w:rFonts w:ascii="Segoe UI" w:hAnsi="Segoe UI" w:cs="Segoe UI"/>
          <w:color w:val="172B4D"/>
          <w:sz w:val="21"/>
          <w:szCs w:val="21"/>
        </w:rPr>
      </w:pPr>
      <w:del w:id="404" w:author="Suk-Be Jang" w:date="2020-08-19T16:32:00Z">
        <w:r w:rsidDel="000E36AB">
          <w:rPr>
            <w:rFonts w:ascii="Segoe UI" w:hAnsi="Segoe UI" w:cs="Segoe UI"/>
            <w:color w:val="172B4D"/>
            <w:sz w:val="21"/>
            <w:szCs w:val="21"/>
          </w:rPr>
          <w:delText>Christoph Pälmke</w:delText>
        </w:r>
      </w:del>
      <w:ins w:id="405" w:author="Suk-Be Jang" w:date="2020-08-19T16:32:00Z">
        <w:r w:rsidR="000E36AB">
          <w:rPr>
            <w:rFonts w:ascii="Segoe UI" w:hAnsi="Segoe UI" w:cs="Segoe UI"/>
            <w:color w:val="172B4D"/>
            <w:sz w:val="21"/>
            <w:szCs w:val="21"/>
          </w:rPr>
          <w:t>Lisa Groß, Veronika</w:t>
        </w:r>
      </w:ins>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Content Pflege</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 xml:space="preserve">Modul Pflege (Freigabe für bestimmte Direktionen, Spracheinstellungen, </w:t>
      </w:r>
      <w:proofErr w:type="spellStart"/>
      <w:r>
        <w:rPr>
          <w:rFonts w:ascii="Segoe UI" w:hAnsi="Segoe UI" w:cs="Segoe UI"/>
          <w:color w:val="172B4D"/>
          <w:sz w:val="21"/>
          <w:szCs w:val="21"/>
        </w:rPr>
        <w:t>Visibility</w:t>
      </w:r>
      <w:proofErr w:type="spellEnd"/>
      <w:r>
        <w:rPr>
          <w:rFonts w:ascii="Segoe UI" w:hAnsi="Segoe UI" w:cs="Segoe UI"/>
          <w:color w:val="172B4D"/>
          <w:sz w:val="21"/>
          <w:szCs w:val="21"/>
        </w:rPr>
        <w:t xml:space="preserve"> des Moduls etc.)</w:t>
      </w:r>
    </w:p>
    <w:p w:rsidR="00192202" w:rsidRP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lang w:val="en-US"/>
        </w:rPr>
      </w:pPr>
      <w:r w:rsidRPr="00192202">
        <w:rPr>
          <w:rFonts w:ascii="Segoe UI" w:hAnsi="Segoe UI" w:cs="Segoe UI"/>
          <w:color w:val="172B4D"/>
          <w:sz w:val="21"/>
          <w:szCs w:val="21"/>
          <w:lang w:val="en-US"/>
        </w:rPr>
        <w:t xml:space="preserve">Backend </w:t>
      </w:r>
      <w:proofErr w:type="spellStart"/>
      <w:r w:rsidRPr="00192202">
        <w:rPr>
          <w:rFonts w:ascii="Segoe UI" w:hAnsi="Segoe UI" w:cs="Segoe UI"/>
          <w:color w:val="172B4D"/>
          <w:sz w:val="21"/>
          <w:szCs w:val="21"/>
          <w:lang w:val="en-US"/>
        </w:rPr>
        <w:t>Konfiguration</w:t>
      </w:r>
      <w:proofErr w:type="spellEnd"/>
      <w:r w:rsidRPr="00192202">
        <w:rPr>
          <w:rFonts w:ascii="Segoe UI" w:hAnsi="Segoe UI" w:cs="Segoe UI"/>
          <w:color w:val="172B4D"/>
          <w:sz w:val="21"/>
          <w:szCs w:val="21"/>
          <w:lang w:val="en-US"/>
        </w:rPr>
        <w:t xml:space="preserve"> (Accounts, Backups etc.)</w:t>
      </w:r>
    </w:p>
    <w:p w:rsidR="00192202" w:rsidRDefault="00192202" w:rsidP="00192202">
      <w:pPr>
        <w:numPr>
          <w:ilvl w:val="2"/>
          <w:numId w:val="3"/>
        </w:numPr>
        <w:shd w:val="clear" w:color="auto" w:fill="FFFFFF"/>
        <w:spacing w:before="100" w:beforeAutospacing="1" w:after="100" w:afterAutospacing="1" w:line="240" w:lineRule="auto"/>
        <w:ind w:left="1350" w:right="1350"/>
        <w:rPr>
          <w:rFonts w:ascii="Segoe UI" w:hAnsi="Segoe UI" w:cs="Segoe UI"/>
          <w:color w:val="172B4D"/>
          <w:sz w:val="21"/>
          <w:szCs w:val="21"/>
        </w:rPr>
      </w:pPr>
      <w:r>
        <w:rPr>
          <w:rFonts w:ascii="Segoe UI" w:hAnsi="Segoe UI" w:cs="Segoe UI"/>
          <w:color w:val="172B4D"/>
          <w:sz w:val="21"/>
          <w:szCs w:val="21"/>
        </w:rPr>
        <w:t xml:space="preserve">Account Pflege (z.B. Rechte Vergabe welche Direktion welche Stellen mit welchen </w:t>
      </w:r>
      <w:proofErr w:type="spellStart"/>
      <w:r>
        <w:rPr>
          <w:rFonts w:ascii="Segoe UI" w:hAnsi="Segoe UI" w:cs="Segoe UI"/>
          <w:color w:val="172B4D"/>
          <w:sz w:val="21"/>
          <w:szCs w:val="21"/>
        </w:rPr>
        <w:t>Paramteren</w:t>
      </w:r>
      <w:proofErr w:type="spellEnd"/>
      <w:r>
        <w:rPr>
          <w:rFonts w:ascii="Segoe UI" w:hAnsi="Segoe UI" w:cs="Segoe UI"/>
          <w:color w:val="172B4D"/>
          <w:sz w:val="21"/>
          <w:szCs w:val="21"/>
        </w:rPr>
        <w:t xml:space="preserve"> platzieren kann z.B. intern extern Sprachen)</w:t>
      </w:r>
    </w:p>
    <w:p w:rsidR="00192202" w:rsidRDefault="00192202" w:rsidP="00192202">
      <w:pPr>
        <w:numPr>
          <w:ilvl w:val="2"/>
          <w:numId w:val="3"/>
        </w:numPr>
        <w:shd w:val="clear" w:color="auto" w:fill="FFFFFF"/>
        <w:spacing w:before="100" w:beforeAutospacing="1" w:after="100" w:afterAutospacing="1" w:line="240" w:lineRule="auto"/>
        <w:ind w:left="1350" w:right="1350"/>
        <w:rPr>
          <w:rFonts w:ascii="Segoe UI" w:hAnsi="Segoe UI" w:cs="Segoe UI"/>
          <w:color w:val="172B4D"/>
          <w:sz w:val="21"/>
          <w:szCs w:val="21"/>
        </w:rPr>
      </w:pPr>
      <w:r>
        <w:rPr>
          <w:rFonts w:ascii="Segoe UI" w:hAnsi="Segoe UI" w:cs="Segoe UI"/>
          <w:color w:val="172B4D"/>
          <w:sz w:val="21"/>
          <w:szCs w:val="21"/>
        </w:rPr>
        <w:t>Backup Jobs (z.B. Datenbanken, Design Templates)</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ist angesiedelt im Bereich HR</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Anmerkung ist immer ansprechbar und offen für pragmatische Lösungen</w:t>
      </w:r>
    </w:p>
    <w:p w:rsidR="00192202" w:rsidRDefault="00192202" w:rsidP="00192202">
      <w:pPr>
        <w:pStyle w:val="StandardWeb"/>
        <w:numPr>
          <w:ilvl w:val="0"/>
          <w:numId w:val="3"/>
        </w:numPr>
        <w:shd w:val="clear" w:color="auto" w:fill="FFFFFF"/>
        <w:spacing w:before="0" w:beforeAutospacing="0" w:after="0" w:afterAutospacing="0"/>
        <w:ind w:left="450" w:right="450"/>
        <w:rPr>
          <w:rFonts w:ascii="Segoe UI" w:hAnsi="Segoe UI" w:cs="Segoe UI"/>
          <w:color w:val="172B4D"/>
          <w:sz w:val="21"/>
          <w:szCs w:val="21"/>
        </w:rPr>
      </w:pPr>
      <w:r>
        <w:rPr>
          <w:rFonts w:ascii="Segoe UI" w:hAnsi="Segoe UI" w:cs="Segoe UI"/>
          <w:color w:val="172B4D"/>
          <w:sz w:val="21"/>
          <w:szCs w:val="21"/>
        </w:rPr>
        <w:t xml:space="preserve">Gero </w:t>
      </w:r>
      <w:proofErr w:type="spellStart"/>
      <w:r>
        <w:rPr>
          <w:rFonts w:ascii="Segoe UI" w:hAnsi="Segoe UI" w:cs="Segoe UI"/>
          <w:color w:val="172B4D"/>
          <w:sz w:val="21"/>
          <w:szCs w:val="21"/>
        </w:rPr>
        <w:t>Fallisch</w:t>
      </w:r>
      <w:proofErr w:type="spellEnd"/>
      <w:r>
        <w:rPr>
          <w:rFonts w:ascii="Segoe UI" w:hAnsi="Segoe UI" w:cs="Segoe UI"/>
          <w:color w:val="172B4D"/>
          <w:sz w:val="21"/>
          <w:szCs w:val="21"/>
        </w:rPr>
        <w:t>, Manuela Buttgereit</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Layout</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UX</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Asset Bereitstellung</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sind angesiedelt im Bereich Design, Gero war mein erster Ansprechpartner</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 xml:space="preserve">Anmerkung mit Gero ist Pair </w:t>
      </w:r>
      <w:proofErr w:type="spellStart"/>
      <w:r>
        <w:rPr>
          <w:rFonts w:ascii="Segoe UI" w:hAnsi="Segoe UI" w:cs="Segoe UI"/>
          <w:color w:val="172B4D"/>
          <w:sz w:val="21"/>
          <w:szCs w:val="21"/>
        </w:rPr>
        <w:t>Programming</w:t>
      </w:r>
      <w:proofErr w:type="spellEnd"/>
      <w:r>
        <w:rPr>
          <w:rFonts w:ascii="Segoe UI" w:hAnsi="Segoe UI" w:cs="Segoe UI"/>
          <w:color w:val="172B4D"/>
          <w:sz w:val="21"/>
          <w:szCs w:val="21"/>
        </w:rPr>
        <w:t xml:space="preserve"> möglich und ein Austausch über UX Konzepte </w:t>
      </w:r>
      <w:proofErr w:type="gramStart"/>
      <w:r>
        <w:rPr>
          <w:rFonts w:ascii="Segoe UI" w:hAnsi="Segoe UI" w:cs="Segoe UI"/>
          <w:color w:val="172B4D"/>
          <w:sz w:val="21"/>
          <w:szCs w:val="21"/>
        </w:rPr>
        <w:t>klappt</w:t>
      </w:r>
      <w:proofErr w:type="gramEnd"/>
      <w:r>
        <w:rPr>
          <w:rFonts w:ascii="Segoe UI" w:hAnsi="Segoe UI" w:cs="Segoe UI"/>
          <w:color w:val="172B4D"/>
          <w:sz w:val="21"/>
          <w:szCs w:val="21"/>
        </w:rPr>
        <w:t xml:space="preserve"> hervorragend</w:t>
      </w:r>
    </w:p>
    <w:p w:rsidR="00192202" w:rsidRDefault="00192202" w:rsidP="00192202">
      <w:pPr>
        <w:pStyle w:val="StandardWeb"/>
        <w:numPr>
          <w:ilvl w:val="0"/>
          <w:numId w:val="3"/>
        </w:numPr>
        <w:shd w:val="clear" w:color="auto" w:fill="FFFFFF"/>
        <w:spacing w:before="0" w:beforeAutospacing="0" w:after="0" w:afterAutospacing="0"/>
        <w:ind w:left="450" w:right="450"/>
        <w:rPr>
          <w:rFonts w:ascii="Segoe UI" w:hAnsi="Segoe UI" w:cs="Segoe UI"/>
          <w:color w:val="172B4D"/>
          <w:sz w:val="21"/>
          <w:szCs w:val="21"/>
        </w:rPr>
      </w:pPr>
      <w:r>
        <w:rPr>
          <w:rFonts w:ascii="Segoe UI" w:hAnsi="Segoe UI" w:cs="Segoe UI"/>
          <w:color w:val="172B4D"/>
          <w:sz w:val="21"/>
          <w:szCs w:val="21"/>
        </w:rPr>
        <w:t xml:space="preserve">Lisa </w:t>
      </w:r>
      <w:proofErr w:type="spellStart"/>
      <w:r>
        <w:rPr>
          <w:rFonts w:ascii="Segoe UI" w:hAnsi="Segoe UI" w:cs="Segoe UI"/>
          <w:color w:val="172B4D"/>
          <w:sz w:val="21"/>
          <w:szCs w:val="21"/>
        </w:rPr>
        <w:t>Jansari</w:t>
      </w:r>
      <w:proofErr w:type="spellEnd"/>
      <w:r>
        <w:rPr>
          <w:rFonts w:ascii="Segoe UI" w:hAnsi="Segoe UI" w:cs="Segoe UI"/>
          <w:color w:val="172B4D"/>
          <w:sz w:val="21"/>
          <w:szCs w:val="21"/>
        </w:rPr>
        <w:t>, Martin Wigger</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 xml:space="preserve">Content </w:t>
      </w:r>
      <w:ins w:id="406" w:author="Suk-Be Jang" w:date="2020-08-19T16:30:00Z">
        <w:r w:rsidR="000E36AB">
          <w:rPr>
            <w:rFonts w:ascii="Segoe UI" w:hAnsi="Segoe UI" w:cs="Segoe UI"/>
            <w:color w:val="172B4D"/>
            <w:sz w:val="21"/>
            <w:szCs w:val="21"/>
          </w:rPr>
          <w:t>Design</w:t>
        </w:r>
      </w:ins>
      <w:ins w:id="407" w:author="Suk-Be Jang" w:date="2020-08-19T16:35:00Z">
        <w:r w:rsidR="00183472">
          <w:rPr>
            <w:rFonts w:ascii="Segoe UI" w:hAnsi="Segoe UI" w:cs="Segoe UI"/>
            <w:color w:val="172B4D"/>
            <w:sz w:val="21"/>
            <w:szCs w:val="21"/>
          </w:rPr>
          <w:t xml:space="preserve">, Art </w:t>
        </w:r>
        <w:proofErr w:type="spellStart"/>
        <w:r w:rsidR="00183472">
          <w:rPr>
            <w:rFonts w:ascii="Segoe UI" w:hAnsi="Segoe UI" w:cs="Segoe UI"/>
            <w:color w:val="172B4D"/>
            <w:sz w:val="21"/>
            <w:szCs w:val="21"/>
          </w:rPr>
          <w:t>Direction</w:t>
        </w:r>
        <w:proofErr w:type="spellEnd"/>
        <w:r w:rsidR="00183472">
          <w:rPr>
            <w:rFonts w:ascii="Segoe UI" w:hAnsi="Segoe UI" w:cs="Segoe UI"/>
            <w:color w:val="172B4D"/>
            <w:sz w:val="21"/>
            <w:szCs w:val="21"/>
          </w:rPr>
          <w:t>,</w:t>
        </w:r>
      </w:ins>
      <w:ins w:id="408" w:author="Suk-Be Jang" w:date="2020-08-19T16:30:00Z">
        <w:r w:rsidR="000E36AB">
          <w:rPr>
            <w:rFonts w:ascii="Segoe UI" w:hAnsi="Segoe UI" w:cs="Segoe UI"/>
            <w:color w:val="172B4D"/>
            <w:sz w:val="21"/>
            <w:szCs w:val="21"/>
          </w:rPr>
          <w:t xml:space="preserve"> Strategie und </w:t>
        </w:r>
      </w:ins>
      <w:r>
        <w:rPr>
          <w:rFonts w:ascii="Segoe UI" w:hAnsi="Segoe UI" w:cs="Segoe UI"/>
          <w:color w:val="172B4D"/>
          <w:sz w:val="21"/>
          <w:szCs w:val="21"/>
        </w:rPr>
        <w:t>Qualität</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Außendarstellung</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 xml:space="preserve">sind angesiedelt im Unternehmenskommunikation, Lisa war meine erste Ansprechpartnerin beim </w:t>
      </w:r>
      <w:proofErr w:type="spellStart"/>
      <w:r>
        <w:rPr>
          <w:rFonts w:ascii="Segoe UI" w:hAnsi="Segoe UI" w:cs="Segoe UI"/>
          <w:color w:val="172B4D"/>
          <w:sz w:val="21"/>
          <w:szCs w:val="21"/>
        </w:rPr>
        <w:t>Testing</w:t>
      </w:r>
      <w:proofErr w:type="spellEnd"/>
      <w:r>
        <w:rPr>
          <w:rFonts w:ascii="Segoe UI" w:hAnsi="Segoe UI" w:cs="Segoe UI"/>
          <w:color w:val="172B4D"/>
          <w:sz w:val="21"/>
          <w:szCs w:val="21"/>
        </w:rPr>
        <w:t xml:space="preserve">, User </w:t>
      </w:r>
      <w:proofErr w:type="spellStart"/>
      <w:r>
        <w:rPr>
          <w:rFonts w:ascii="Segoe UI" w:hAnsi="Segoe UI" w:cs="Segoe UI"/>
          <w:color w:val="172B4D"/>
          <w:sz w:val="21"/>
          <w:szCs w:val="21"/>
        </w:rPr>
        <w:t>Journeys</w:t>
      </w:r>
      <w:proofErr w:type="spellEnd"/>
      <w:r>
        <w:rPr>
          <w:rFonts w:ascii="Segoe UI" w:hAnsi="Segoe UI" w:cs="Segoe UI"/>
          <w:color w:val="172B4D"/>
          <w:sz w:val="21"/>
          <w:szCs w:val="21"/>
        </w:rPr>
        <w:t xml:space="preserve"> und inhaltliche Qualitätsfragen</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 xml:space="preserve">Anmerkung mit Lis ist Debugging an ihrem "Apple Desktop" möglich und ein Austausch über Layout Konzepte </w:t>
      </w:r>
      <w:proofErr w:type="gramStart"/>
      <w:r>
        <w:rPr>
          <w:rFonts w:ascii="Segoe UI" w:hAnsi="Segoe UI" w:cs="Segoe UI"/>
          <w:color w:val="172B4D"/>
          <w:sz w:val="21"/>
          <w:szCs w:val="21"/>
        </w:rPr>
        <w:t>klappt</w:t>
      </w:r>
      <w:proofErr w:type="gramEnd"/>
      <w:r>
        <w:rPr>
          <w:rFonts w:ascii="Segoe UI" w:hAnsi="Segoe UI" w:cs="Segoe UI"/>
          <w:color w:val="172B4D"/>
          <w:sz w:val="21"/>
          <w:szCs w:val="21"/>
        </w:rPr>
        <w:t xml:space="preserve"> hervorragend</w:t>
      </w:r>
    </w:p>
    <w:p w:rsidR="00192202" w:rsidRDefault="00192202" w:rsidP="00192202">
      <w:pPr>
        <w:pStyle w:val="StandardWeb"/>
        <w:numPr>
          <w:ilvl w:val="0"/>
          <w:numId w:val="3"/>
        </w:numPr>
        <w:shd w:val="clear" w:color="auto" w:fill="FFFFFF"/>
        <w:spacing w:before="0" w:beforeAutospacing="0" w:after="0" w:afterAutospacing="0"/>
        <w:ind w:left="450" w:right="450"/>
        <w:rPr>
          <w:rFonts w:ascii="Segoe UI" w:hAnsi="Segoe UI" w:cs="Segoe UI"/>
          <w:color w:val="172B4D"/>
          <w:sz w:val="21"/>
          <w:szCs w:val="21"/>
        </w:rPr>
      </w:pPr>
      <w:del w:id="409" w:author="Suk-Be Jang" w:date="2020-08-19T16:32:00Z">
        <w:r w:rsidDel="00183472">
          <w:rPr>
            <w:rFonts w:ascii="Segoe UI" w:hAnsi="Segoe UI" w:cs="Segoe UI"/>
            <w:color w:val="172B4D"/>
            <w:sz w:val="21"/>
            <w:szCs w:val="21"/>
          </w:rPr>
          <w:delText>Hendrik Homölle</w:delText>
        </w:r>
      </w:del>
      <w:ins w:id="410" w:author="Suk-Be Jang" w:date="2020-08-19T16:32:00Z">
        <w:r w:rsidR="00183472">
          <w:rPr>
            <w:rFonts w:ascii="Segoe UI" w:hAnsi="Segoe UI" w:cs="Segoe UI"/>
            <w:color w:val="172B4D"/>
            <w:sz w:val="21"/>
            <w:szCs w:val="21"/>
          </w:rPr>
          <w:t xml:space="preserve">Andreas </w:t>
        </w:r>
        <w:proofErr w:type="spellStart"/>
        <w:r w:rsidR="00183472">
          <w:rPr>
            <w:rFonts w:ascii="Segoe UI" w:hAnsi="Segoe UI" w:cs="Segoe UI"/>
            <w:color w:val="172B4D"/>
            <w:sz w:val="21"/>
            <w:szCs w:val="21"/>
          </w:rPr>
          <w:t>Heuzeroth</w:t>
        </w:r>
      </w:ins>
      <w:proofErr w:type="spellEnd"/>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Organisation</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Präsentation</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Mediation</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Priorisierung</w:t>
      </w:r>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 xml:space="preserve">ist angesiedelt im Bereich Projekte und Entwicklung als </w:t>
      </w:r>
      <w:proofErr w:type="spellStart"/>
      <w:r>
        <w:rPr>
          <w:rFonts w:ascii="Segoe UI" w:hAnsi="Segoe UI" w:cs="Segoe UI"/>
          <w:color w:val="172B4D"/>
          <w:sz w:val="21"/>
          <w:szCs w:val="21"/>
        </w:rPr>
        <w:t>Product</w:t>
      </w:r>
      <w:proofErr w:type="spellEnd"/>
      <w:r>
        <w:rPr>
          <w:rFonts w:ascii="Segoe UI" w:hAnsi="Segoe UI" w:cs="Segoe UI"/>
          <w:color w:val="172B4D"/>
          <w:sz w:val="21"/>
          <w:szCs w:val="21"/>
        </w:rPr>
        <w:t xml:space="preserve"> </w:t>
      </w:r>
      <w:proofErr w:type="spellStart"/>
      <w:r>
        <w:rPr>
          <w:rFonts w:ascii="Segoe UI" w:hAnsi="Segoe UI" w:cs="Segoe UI"/>
          <w:color w:val="172B4D"/>
          <w:sz w:val="21"/>
          <w:szCs w:val="21"/>
        </w:rPr>
        <w:t>Owner</w:t>
      </w:r>
      <w:proofErr w:type="spellEnd"/>
    </w:p>
    <w:p w:rsidR="00192202" w:rsidRDefault="00192202" w:rsidP="00192202">
      <w:pPr>
        <w:numPr>
          <w:ilvl w:val="1"/>
          <w:numId w:val="3"/>
        </w:numPr>
        <w:shd w:val="clear" w:color="auto" w:fill="FFFFFF"/>
        <w:spacing w:before="100" w:beforeAutospacing="1" w:after="100" w:afterAutospacing="1" w:line="240" w:lineRule="auto"/>
        <w:ind w:left="900" w:right="900"/>
        <w:rPr>
          <w:rFonts w:ascii="Segoe UI" w:hAnsi="Segoe UI" w:cs="Segoe UI"/>
          <w:color w:val="172B4D"/>
          <w:sz w:val="21"/>
          <w:szCs w:val="21"/>
        </w:rPr>
      </w:pPr>
      <w:r>
        <w:rPr>
          <w:rFonts w:ascii="Segoe UI" w:hAnsi="Segoe UI" w:cs="Segoe UI"/>
          <w:color w:val="172B4D"/>
          <w:sz w:val="21"/>
          <w:szCs w:val="21"/>
        </w:rPr>
        <w:t>Anmerkung hat einen ag</w:t>
      </w:r>
      <w:del w:id="411" w:author="Suk-Be Jang" w:date="2020-08-19T16:34:00Z">
        <w:r w:rsidDel="00183472">
          <w:rPr>
            <w:rFonts w:ascii="Segoe UI" w:hAnsi="Segoe UI" w:cs="Segoe UI"/>
            <w:color w:val="172B4D"/>
            <w:sz w:val="21"/>
            <w:szCs w:val="21"/>
          </w:rPr>
          <w:delText>l</w:delText>
        </w:r>
      </w:del>
      <w:r>
        <w:rPr>
          <w:rFonts w:ascii="Segoe UI" w:hAnsi="Segoe UI" w:cs="Segoe UI"/>
          <w:color w:val="172B4D"/>
          <w:sz w:val="21"/>
          <w:szCs w:val="21"/>
        </w:rPr>
        <w:t>i</w:t>
      </w:r>
      <w:ins w:id="412" w:author="Suk-Be Jang" w:date="2020-08-19T16:34:00Z">
        <w:r w:rsidR="00183472">
          <w:rPr>
            <w:rFonts w:ascii="Segoe UI" w:hAnsi="Segoe UI" w:cs="Segoe UI"/>
            <w:color w:val="172B4D"/>
            <w:sz w:val="21"/>
            <w:szCs w:val="21"/>
          </w:rPr>
          <w:t>l</w:t>
        </w:r>
      </w:ins>
      <w:r>
        <w:rPr>
          <w:rFonts w:ascii="Segoe UI" w:hAnsi="Segoe UI" w:cs="Segoe UI"/>
          <w:color w:val="172B4D"/>
          <w:sz w:val="21"/>
          <w:szCs w:val="21"/>
        </w:rPr>
        <w:t>en Blick auf das Wesentliche und ist immer ansprechbar</w:t>
      </w:r>
    </w:p>
    <w:p w:rsidR="00192202" w:rsidRDefault="00192202" w:rsidP="0042530C"/>
    <w:p w:rsidR="0042530C" w:rsidRDefault="0042530C" w:rsidP="002535E4"/>
    <w:p w:rsidR="002535E4" w:rsidRPr="00B211CC" w:rsidRDefault="002535E4" w:rsidP="002535E4"/>
    <w:sectPr w:rsidR="002535E4" w:rsidRPr="00B211C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905" w:rsidRDefault="008A5905" w:rsidP="0042530C">
      <w:pPr>
        <w:spacing w:after="0" w:line="240" w:lineRule="auto"/>
      </w:pPr>
      <w:r>
        <w:separator/>
      </w:r>
    </w:p>
  </w:endnote>
  <w:endnote w:type="continuationSeparator" w:id="0">
    <w:p w:rsidR="008A5905" w:rsidRDefault="008A5905" w:rsidP="00425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905" w:rsidRDefault="008A5905" w:rsidP="0042530C">
      <w:pPr>
        <w:spacing w:after="0" w:line="240" w:lineRule="auto"/>
      </w:pPr>
      <w:r>
        <w:separator/>
      </w:r>
    </w:p>
  </w:footnote>
  <w:footnote w:type="continuationSeparator" w:id="0">
    <w:p w:rsidR="008A5905" w:rsidRDefault="008A5905" w:rsidP="00425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E7607D"/>
    <w:multiLevelType w:val="multilevel"/>
    <w:tmpl w:val="B310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456FC2"/>
    <w:multiLevelType w:val="hybridMultilevel"/>
    <w:tmpl w:val="06925A5C"/>
    <w:lvl w:ilvl="0" w:tplc="C8A632CC">
      <w:numFmt w:val="bullet"/>
      <w:lvlText w:val="-"/>
      <w:lvlJc w:val="left"/>
      <w:pPr>
        <w:ind w:left="720" w:hanging="360"/>
      </w:pPr>
      <w:rPr>
        <w:rFonts w:ascii="Calibri" w:eastAsiaTheme="minorEastAsia"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44038F4"/>
    <w:multiLevelType w:val="multilevel"/>
    <w:tmpl w:val="400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7C7A85"/>
    <w:multiLevelType w:val="multilevel"/>
    <w:tmpl w:val="36DA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uk-Be Jang">
    <w15:presenceInfo w15:providerId="None" w15:userId="Suk-Be J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1CC"/>
    <w:rsid w:val="000350E5"/>
    <w:rsid w:val="000526B3"/>
    <w:rsid w:val="00056028"/>
    <w:rsid w:val="00093C05"/>
    <w:rsid w:val="000B57AB"/>
    <w:rsid w:val="000E36AB"/>
    <w:rsid w:val="000F6065"/>
    <w:rsid w:val="0011092A"/>
    <w:rsid w:val="00183472"/>
    <w:rsid w:val="00192202"/>
    <w:rsid w:val="001F098D"/>
    <w:rsid w:val="00200E17"/>
    <w:rsid w:val="00210235"/>
    <w:rsid w:val="00241D1C"/>
    <w:rsid w:val="002535E4"/>
    <w:rsid w:val="0026554B"/>
    <w:rsid w:val="00276C11"/>
    <w:rsid w:val="002A0E6D"/>
    <w:rsid w:val="002A61B1"/>
    <w:rsid w:val="00330449"/>
    <w:rsid w:val="003416C1"/>
    <w:rsid w:val="00341F16"/>
    <w:rsid w:val="00342CB0"/>
    <w:rsid w:val="00366CD0"/>
    <w:rsid w:val="00397552"/>
    <w:rsid w:val="003977C8"/>
    <w:rsid w:val="003A2FB2"/>
    <w:rsid w:val="003A662F"/>
    <w:rsid w:val="003B7041"/>
    <w:rsid w:val="003C01C1"/>
    <w:rsid w:val="00422228"/>
    <w:rsid w:val="0042530C"/>
    <w:rsid w:val="0045249F"/>
    <w:rsid w:val="00484579"/>
    <w:rsid w:val="004E0E86"/>
    <w:rsid w:val="004F1486"/>
    <w:rsid w:val="00511BF3"/>
    <w:rsid w:val="0057738F"/>
    <w:rsid w:val="00640556"/>
    <w:rsid w:val="0065076B"/>
    <w:rsid w:val="00667FAF"/>
    <w:rsid w:val="00673FED"/>
    <w:rsid w:val="0069442B"/>
    <w:rsid w:val="006A55C2"/>
    <w:rsid w:val="006A7B37"/>
    <w:rsid w:val="006D01BD"/>
    <w:rsid w:val="006E50C0"/>
    <w:rsid w:val="00762B19"/>
    <w:rsid w:val="007B0026"/>
    <w:rsid w:val="007D68B8"/>
    <w:rsid w:val="007F2D3C"/>
    <w:rsid w:val="0080597A"/>
    <w:rsid w:val="0085426D"/>
    <w:rsid w:val="008A5905"/>
    <w:rsid w:val="00904639"/>
    <w:rsid w:val="00962D71"/>
    <w:rsid w:val="009662ED"/>
    <w:rsid w:val="00972B0E"/>
    <w:rsid w:val="009D0C47"/>
    <w:rsid w:val="009E0C48"/>
    <w:rsid w:val="009F4043"/>
    <w:rsid w:val="009F76DF"/>
    <w:rsid w:val="00A247E8"/>
    <w:rsid w:val="00A267C8"/>
    <w:rsid w:val="00A9076B"/>
    <w:rsid w:val="00A95067"/>
    <w:rsid w:val="00AC02C3"/>
    <w:rsid w:val="00AE21AA"/>
    <w:rsid w:val="00B211CC"/>
    <w:rsid w:val="00B523F9"/>
    <w:rsid w:val="00B75530"/>
    <w:rsid w:val="00BC3EBE"/>
    <w:rsid w:val="00C02EF8"/>
    <w:rsid w:val="00C22FED"/>
    <w:rsid w:val="00C416F9"/>
    <w:rsid w:val="00C44211"/>
    <w:rsid w:val="00CA045D"/>
    <w:rsid w:val="00CB0798"/>
    <w:rsid w:val="00CD1771"/>
    <w:rsid w:val="00CF21BE"/>
    <w:rsid w:val="00D45B86"/>
    <w:rsid w:val="00D575A3"/>
    <w:rsid w:val="00D72408"/>
    <w:rsid w:val="00DA3FA2"/>
    <w:rsid w:val="00DC5876"/>
    <w:rsid w:val="00E00A30"/>
    <w:rsid w:val="00E85E39"/>
    <w:rsid w:val="00E938A3"/>
    <w:rsid w:val="00EB5C1F"/>
    <w:rsid w:val="00EB6ADF"/>
    <w:rsid w:val="00EE70EF"/>
    <w:rsid w:val="00EF3CFF"/>
    <w:rsid w:val="00F33C72"/>
    <w:rsid w:val="00F6170B"/>
    <w:rsid w:val="00F61F98"/>
    <w:rsid w:val="00F93D07"/>
    <w:rsid w:val="00FC55B0"/>
    <w:rsid w:val="00FE2D04"/>
  </w:rsids>
  <m:mathPr>
    <m:mathFont m:val="Cambria Math"/>
    <m:brkBin m:val="before"/>
    <m:brkBinSub m:val="--"/>
    <m:smallFrac m:val="0"/>
    <m:dispDef/>
    <m:lMargin m:val="0"/>
    <m:rMargin m:val="0"/>
    <m:defJc m:val="centerGroup"/>
    <m:wrapIndent m:val="1440"/>
    <m:intLim m:val="subSup"/>
    <m:naryLim m:val="undOvr"/>
  </m:mathPr>
  <w:themeFontLang w:val="de-DE"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D5D723"/>
  <w15:chartTrackingRefBased/>
  <w15:docId w15:val="{58BEF222-F770-46A3-AC98-5387F46A0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zh-CN"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11C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iPriority w:val="9"/>
    <w:unhideWhenUsed/>
    <w:qFormat/>
    <w:rsid w:val="00B211C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unhideWhenUsed/>
    <w:qFormat/>
    <w:rsid w:val="00B211C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unhideWhenUsed/>
    <w:qFormat/>
    <w:rsid w:val="002535E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unhideWhenUsed/>
    <w:qFormat/>
    <w:rsid w:val="002535E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11CC"/>
    <w:rPr>
      <w:rFonts w:asciiTheme="majorHAnsi" w:eastAsiaTheme="majorEastAsia" w:hAnsiTheme="majorHAnsi" w:cstheme="majorBidi"/>
      <w:color w:val="365F91" w:themeColor="accent1" w:themeShade="BF"/>
      <w:sz w:val="32"/>
      <w:szCs w:val="32"/>
    </w:rPr>
  </w:style>
  <w:style w:type="paragraph" w:styleId="Titel">
    <w:name w:val="Title"/>
    <w:basedOn w:val="Standard"/>
    <w:next w:val="Standard"/>
    <w:link w:val="TitelZchn"/>
    <w:uiPriority w:val="10"/>
    <w:qFormat/>
    <w:rsid w:val="00B211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11CC"/>
    <w:rPr>
      <w:rFonts w:asciiTheme="majorHAnsi" w:eastAsiaTheme="majorEastAsia" w:hAnsiTheme="majorHAnsi" w:cstheme="majorBidi"/>
      <w:spacing w:val="-10"/>
      <w:kern w:val="28"/>
      <w:sz w:val="56"/>
      <w:szCs w:val="56"/>
    </w:rPr>
  </w:style>
  <w:style w:type="character" w:customStyle="1" w:styleId="berschrift2Zchn">
    <w:name w:val="Überschrift 2 Zchn"/>
    <w:basedOn w:val="Absatz-Standardschriftart"/>
    <w:link w:val="berschrift2"/>
    <w:uiPriority w:val="9"/>
    <w:rsid w:val="00B211CC"/>
    <w:rPr>
      <w:rFonts w:asciiTheme="majorHAnsi" w:eastAsiaTheme="majorEastAsia" w:hAnsiTheme="majorHAnsi" w:cstheme="majorBidi"/>
      <w:color w:val="365F91" w:themeColor="accent1" w:themeShade="BF"/>
      <w:sz w:val="26"/>
      <w:szCs w:val="26"/>
    </w:rPr>
  </w:style>
  <w:style w:type="character" w:customStyle="1" w:styleId="berschrift3Zchn">
    <w:name w:val="Überschrift 3 Zchn"/>
    <w:basedOn w:val="Absatz-Standardschriftart"/>
    <w:link w:val="berschrift3"/>
    <w:uiPriority w:val="9"/>
    <w:rsid w:val="00B211CC"/>
    <w:rPr>
      <w:rFonts w:asciiTheme="majorHAnsi" w:eastAsiaTheme="majorEastAsia" w:hAnsiTheme="majorHAnsi" w:cstheme="majorBidi"/>
      <w:color w:val="243F60" w:themeColor="accent1" w:themeShade="7F"/>
      <w:sz w:val="24"/>
      <w:szCs w:val="24"/>
    </w:rPr>
  </w:style>
  <w:style w:type="character" w:customStyle="1" w:styleId="berschrift4Zchn">
    <w:name w:val="Überschrift 4 Zchn"/>
    <w:basedOn w:val="Absatz-Standardschriftart"/>
    <w:link w:val="berschrift4"/>
    <w:uiPriority w:val="9"/>
    <w:rsid w:val="002535E4"/>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rsid w:val="002535E4"/>
    <w:rPr>
      <w:rFonts w:asciiTheme="majorHAnsi" w:eastAsiaTheme="majorEastAsia" w:hAnsiTheme="majorHAnsi" w:cstheme="majorBidi"/>
      <w:color w:val="365F91" w:themeColor="accent1" w:themeShade="BF"/>
    </w:rPr>
  </w:style>
  <w:style w:type="paragraph" w:styleId="Listenabsatz">
    <w:name w:val="List Paragraph"/>
    <w:basedOn w:val="Standard"/>
    <w:uiPriority w:val="34"/>
    <w:qFormat/>
    <w:rsid w:val="00BC3EBE"/>
    <w:pPr>
      <w:ind w:left="720"/>
      <w:contextualSpacing/>
    </w:pPr>
  </w:style>
  <w:style w:type="character" w:styleId="Hyperlink">
    <w:name w:val="Hyperlink"/>
    <w:basedOn w:val="Absatz-Standardschriftart"/>
    <w:uiPriority w:val="99"/>
    <w:semiHidden/>
    <w:unhideWhenUsed/>
    <w:rsid w:val="00B75530"/>
    <w:rPr>
      <w:color w:val="0000FF"/>
      <w:u w:val="single"/>
    </w:rPr>
  </w:style>
  <w:style w:type="paragraph" w:styleId="StandardWeb">
    <w:name w:val="Normal (Web)"/>
    <w:basedOn w:val="Standard"/>
    <w:uiPriority w:val="99"/>
    <w:unhideWhenUsed/>
    <w:rsid w:val="00192202"/>
    <w:pPr>
      <w:spacing w:before="100" w:beforeAutospacing="1" w:after="100" w:afterAutospacing="1" w:line="240" w:lineRule="auto"/>
    </w:pPr>
    <w:rPr>
      <w:rFonts w:ascii="Times New Roman" w:eastAsia="Times New Roman" w:hAnsi="Times New Roman" w:cs="Times New Roman"/>
      <w:sz w:val="24"/>
      <w:szCs w:val="24"/>
      <w:lang w:bidi="he-IL"/>
    </w:rPr>
  </w:style>
  <w:style w:type="character" w:styleId="Fett">
    <w:name w:val="Strong"/>
    <w:basedOn w:val="Absatz-Standardschriftart"/>
    <w:uiPriority w:val="22"/>
    <w:qFormat/>
    <w:rsid w:val="001922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972618">
      <w:bodyDiv w:val="1"/>
      <w:marLeft w:val="0"/>
      <w:marRight w:val="0"/>
      <w:marTop w:val="0"/>
      <w:marBottom w:val="0"/>
      <w:divBdr>
        <w:top w:val="none" w:sz="0" w:space="0" w:color="auto"/>
        <w:left w:val="none" w:sz="0" w:space="0" w:color="auto"/>
        <w:bottom w:val="none" w:sz="0" w:space="0" w:color="auto"/>
        <w:right w:val="none" w:sz="0" w:space="0" w:color="auto"/>
      </w:divBdr>
    </w:div>
    <w:div w:id="361715366">
      <w:bodyDiv w:val="1"/>
      <w:marLeft w:val="0"/>
      <w:marRight w:val="0"/>
      <w:marTop w:val="0"/>
      <w:marBottom w:val="0"/>
      <w:divBdr>
        <w:top w:val="none" w:sz="0" w:space="0" w:color="auto"/>
        <w:left w:val="none" w:sz="0" w:space="0" w:color="auto"/>
        <w:bottom w:val="none" w:sz="0" w:space="0" w:color="auto"/>
        <w:right w:val="none" w:sz="0" w:space="0" w:color="auto"/>
      </w:divBdr>
    </w:div>
    <w:div w:id="1564755328">
      <w:bodyDiv w:val="1"/>
      <w:marLeft w:val="0"/>
      <w:marRight w:val="0"/>
      <w:marTop w:val="0"/>
      <w:marBottom w:val="0"/>
      <w:divBdr>
        <w:top w:val="none" w:sz="0" w:space="0" w:color="auto"/>
        <w:left w:val="none" w:sz="0" w:space="0" w:color="auto"/>
        <w:bottom w:val="none" w:sz="0" w:space="0" w:color="auto"/>
        <w:right w:val="none" w:sz="0" w:space="0" w:color="auto"/>
      </w:divBdr>
    </w:div>
    <w:div w:id="1599480287">
      <w:bodyDiv w:val="1"/>
      <w:marLeft w:val="0"/>
      <w:marRight w:val="0"/>
      <w:marTop w:val="0"/>
      <w:marBottom w:val="0"/>
      <w:divBdr>
        <w:top w:val="none" w:sz="0" w:space="0" w:color="auto"/>
        <w:left w:val="none" w:sz="0" w:space="0" w:color="auto"/>
        <w:bottom w:val="none" w:sz="0" w:space="0" w:color="auto"/>
        <w:right w:val="none" w:sz="0" w:space="0" w:color="auto"/>
      </w:divBdr>
    </w:div>
    <w:div w:id="1728920327">
      <w:bodyDiv w:val="1"/>
      <w:marLeft w:val="0"/>
      <w:marRight w:val="0"/>
      <w:marTop w:val="0"/>
      <w:marBottom w:val="0"/>
      <w:divBdr>
        <w:top w:val="none" w:sz="0" w:space="0" w:color="auto"/>
        <w:left w:val="none" w:sz="0" w:space="0" w:color="auto"/>
        <w:bottom w:val="none" w:sz="0" w:space="0" w:color="auto"/>
        <w:right w:val="none" w:sz="0" w:space="0" w:color="auto"/>
      </w:divBdr>
    </w:div>
    <w:div w:id="1784882950">
      <w:bodyDiv w:val="1"/>
      <w:marLeft w:val="0"/>
      <w:marRight w:val="0"/>
      <w:marTop w:val="0"/>
      <w:marBottom w:val="0"/>
      <w:divBdr>
        <w:top w:val="none" w:sz="0" w:space="0" w:color="auto"/>
        <w:left w:val="none" w:sz="0" w:space="0" w:color="auto"/>
        <w:bottom w:val="none" w:sz="0" w:space="0" w:color="auto"/>
        <w:right w:val="none" w:sz="0" w:space="0" w:color="auto"/>
      </w:divBdr>
    </w:div>
    <w:div w:id="202646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dw.com/display/HREXTERN/Weiterentwicklung+umantis" TargetMode="External"/><Relationship Id="rId3" Type="http://schemas.openxmlformats.org/officeDocument/2006/relationships/settings" Target="settings.xml"/><Relationship Id="rId7" Type="http://schemas.openxmlformats.org/officeDocument/2006/relationships/hyperlink" Target="https://jira.dw.com/secure/RapidBoard.jspa?rapidView=331&amp;selectedIssue=WEBDEV-82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dw.com/projects/MISC/repos/umantis/browse"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3390</Words>
  <Characters>21364</Characters>
  <Application>Microsoft Office Word</Application>
  <DocSecurity>0</DocSecurity>
  <Lines>178</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Suk-Be Jang</dc:creator>
  <cp:keywords/>
  <dc:description/>
  <cp:lastModifiedBy>Suk-Be Jang</cp:lastModifiedBy>
  <cp:revision>52</cp:revision>
  <dcterms:created xsi:type="dcterms:W3CDTF">2020-08-12T14:08:00Z</dcterms:created>
  <dcterms:modified xsi:type="dcterms:W3CDTF">2020-08-24T07:42:00Z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2c307e-0521-474d-811d-e4135bb254bd_Enabled">
    <vt:lpwstr>true</vt:lpwstr>
  </property>
  <property fmtid="{D5CDD505-2E9C-101B-9397-08002B2CF9AE}" pid="3" name="MSIP_Label_8a2c307e-0521-474d-811d-e4135bb254bd_SetDate">
    <vt:lpwstr>2020-08-12T14:43:14Z</vt:lpwstr>
  </property>
  <property fmtid="{D5CDD505-2E9C-101B-9397-08002B2CF9AE}" pid="4" name="MSIP_Label_8a2c307e-0521-474d-811d-e4135bb254bd_Method">
    <vt:lpwstr>Standard</vt:lpwstr>
  </property>
  <property fmtid="{D5CDD505-2E9C-101B-9397-08002B2CF9AE}" pid="5" name="MSIP_Label_8a2c307e-0521-474d-811d-e4135bb254bd_Name">
    <vt:lpwstr>8a2c307e-0521-474d-811d-e4135bb254bd</vt:lpwstr>
  </property>
  <property fmtid="{D5CDD505-2E9C-101B-9397-08002B2CF9AE}" pid="6" name="MSIP_Label_8a2c307e-0521-474d-811d-e4135bb254bd_SiteId">
    <vt:lpwstr>2401f820-b2b4-4e78-9c4b-ca13a0d9c13d</vt:lpwstr>
  </property>
  <property fmtid="{D5CDD505-2E9C-101B-9397-08002B2CF9AE}" pid="7" name="MSIP_Label_8a2c307e-0521-474d-811d-e4135bb254bd_ActionId">
    <vt:lpwstr>eaf6120a-b12e-42f1-a792-0000e1e2978b</vt:lpwstr>
  </property>
  <property fmtid="{D5CDD505-2E9C-101B-9397-08002B2CF9AE}" pid="8" name="MSIP_Label_8a2c307e-0521-474d-811d-e4135bb254bd_ContentBits">
    <vt:lpwstr>0</vt:lpwstr>
  </property>
</Properties>
</file>